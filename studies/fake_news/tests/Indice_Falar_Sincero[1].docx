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AEAC16" w14:textId="0C72ADC4" w:rsidR="00AE6485" w:rsidRPr="009B19DF" w:rsidRDefault="00F460E7" w:rsidP="00AE6485">
      <w:pPr>
        <w:jc w:val="center"/>
        <w:rPr>
          <w:rFonts w:ascii="Times New Roman" w:hAnsi="Times New Roman" w:cs="Times New Roman"/>
          <w:b/>
          <w:bCs/>
          <w:u w:val="single"/>
        </w:rPr>
      </w:pPr>
      <w:r w:rsidRPr="009B19DF">
        <w:rPr>
          <w:rFonts w:ascii="Times New Roman" w:hAnsi="Times New Roman" w:cs="Times New Roman"/>
          <w:b/>
          <w:bCs/>
          <w:u w:val="single"/>
        </w:rPr>
        <w:t xml:space="preserve">DIMENSÃO FALAR SINCERO </w:t>
      </w:r>
      <w:r w:rsidR="003052FD">
        <w:rPr>
          <w:rFonts w:ascii="Times New Roman" w:hAnsi="Times New Roman" w:cs="Times New Roman"/>
          <w:b/>
          <w:bCs/>
          <w:u w:val="single"/>
        </w:rPr>
        <w:t>(FS)</w:t>
      </w:r>
    </w:p>
    <w:p w14:paraId="44E3F77D" w14:textId="77777777" w:rsidR="00F057D6" w:rsidRPr="009B19DF" w:rsidRDefault="00F057D6" w:rsidP="0027789E">
      <w:pPr>
        <w:jc w:val="right"/>
        <w:rPr>
          <w:rFonts w:ascii="Times New Roman" w:hAnsi="Times New Roman" w:cs="Times New Roman"/>
        </w:rPr>
      </w:pPr>
    </w:p>
    <w:p w14:paraId="422415FB" w14:textId="50610083" w:rsidR="0027789E" w:rsidRDefault="00F71D7E" w:rsidP="003052F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9B19DF">
        <w:rPr>
          <w:rFonts w:ascii="Times New Roman" w:hAnsi="Times New Roman" w:cs="Times New Roman"/>
        </w:rPr>
        <w:t xml:space="preserve">Maria Alejandra Nicolás </w:t>
      </w:r>
    </w:p>
    <w:p w14:paraId="03A521FF" w14:textId="7B7204A4" w:rsidR="00976AB4" w:rsidRPr="009B19DF" w:rsidRDefault="00976AB4" w:rsidP="003052FD">
      <w:pPr>
        <w:spacing w:after="0" w:line="240" w:lineRule="auto"/>
        <w:jc w:val="right"/>
        <w:rPr>
          <w:rFonts w:ascii="Times New Roman" w:hAnsi="Times New Roman" w:cs="Times New Roman"/>
        </w:rPr>
      </w:pPr>
      <w:r w:rsidRPr="00976AB4">
        <w:rPr>
          <w:rFonts w:ascii="Times New Roman" w:hAnsi="Times New Roman" w:cs="Times New Roman"/>
        </w:rPr>
        <w:t>Acácio Telechi</w:t>
      </w:r>
    </w:p>
    <w:p w14:paraId="102281A6" w14:textId="77777777" w:rsidR="003B5C23" w:rsidRPr="009B19DF" w:rsidRDefault="003B5C23" w:rsidP="00F71D7E">
      <w:pPr>
        <w:jc w:val="right"/>
        <w:rPr>
          <w:rFonts w:ascii="Times New Roman" w:hAnsi="Times New Roman" w:cs="Times New Roman"/>
        </w:rPr>
      </w:pPr>
    </w:p>
    <w:p w14:paraId="1DDB35AD" w14:textId="647B1CEC" w:rsidR="00B41FE9" w:rsidRPr="009B19DF" w:rsidRDefault="00E80655" w:rsidP="004C19D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B19DF">
        <w:rPr>
          <w:rFonts w:ascii="Times New Roman" w:hAnsi="Times New Roman" w:cs="Times New Roman"/>
        </w:rPr>
        <w:tab/>
      </w:r>
      <w:r w:rsidR="003052FD">
        <w:rPr>
          <w:rFonts w:ascii="Times New Roman" w:hAnsi="Times New Roman" w:cs="Times New Roman"/>
        </w:rPr>
        <w:t>A dimensão “Falar Since</w:t>
      </w:r>
      <w:r w:rsidR="00E83CA4">
        <w:rPr>
          <w:rFonts w:ascii="Times New Roman" w:hAnsi="Times New Roman" w:cs="Times New Roman"/>
        </w:rPr>
        <w:t>ro” consiste na mensuração</w:t>
      </w:r>
      <w:r w:rsidR="001A0B9B" w:rsidRPr="009B19DF">
        <w:rPr>
          <w:rFonts w:ascii="Times New Roman" w:hAnsi="Times New Roman" w:cs="Times New Roman"/>
        </w:rPr>
        <w:t xml:space="preserve"> </w:t>
      </w:r>
      <w:r w:rsidR="00E83CA4">
        <w:rPr>
          <w:rFonts w:ascii="Times New Roman" w:hAnsi="Times New Roman" w:cs="Times New Roman"/>
        </w:rPr>
        <w:t>d</w:t>
      </w:r>
      <w:r w:rsidR="001A0B9B" w:rsidRPr="009B19DF">
        <w:rPr>
          <w:rFonts w:ascii="Times New Roman" w:hAnsi="Times New Roman" w:cs="Times New Roman"/>
        </w:rPr>
        <w:t xml:space="preserve">a divulgação de conteúdo falso pelas elites parlamentares no ambiente digital com base em verificações prévias realizadas por agências de </w:t>
      </w:r>
      <w:r w:rsidR="001A0B9B" w:rsidRPr="009B19DF">
        <w:rPr>
          <w:rFonts w:ascii="Times New Roman" w:hAnsi="Times New Roman" w:cs="Times New Roman"/>
          <w:i/>
          <w:iCs/>
        </w:rPr>
        <w:t>fact-checking</w:t>
      </w:r>
      <w:r w:rsidR="001A0B9B" w:rsidRPr="009B19DF">
        <w:rPr>
          <w:rFonts w:ascii="Times New Roman" w:hAnsi="Times New Roman" w:cs="Times New Roman"/>
        </w:rPr>
        <w:t xml:space="preserve"> no Brasil. </w:t>
      </w:r>
      <w:r w:rsidR="00B41FE9" w:rsidRPr="009B19DF">
        <w:rPr>
          <w:rFonts w:ascii="Times New Roman" w:hAnsi="Times New Roman" w:cs="Times New Roman"/>
        </w:rPr>
        <w:t xml:space="preserve">A opção por </w:t>
      </w:r>
      <w:r w:rsidR="007661C6" w:rsidRPr="009B19DF">
        <w:rPr>
          <w:rFonts w:ascii="Times New Roman" w:hAnsi="Times New Roman" w:cs="Times New Roman"/>
        </w:rPr>
        <w:t xml:space="preserve">essa escolha metodológica para a construção do </w:t>
      </w:r>
      <w:r w:rsidR="000B14E1" w:rsidRPr="009B19DF">
        <w:rPr>
          <w:rFonts w:ascii="Times New Roman" w:hAnsi="Times New Roman" w:cs="Times New Roman"/>
        </w:rPr>
        <w:t>dimensão</w:t>
      </w:r>
      <w:r w:rsidR="00A74EE5">
        <w:rPr>
          <w:rFonts w:ascii="Times New Roman" w:hAnsi="Times New Roman" w:cs="Times New Roman"/>
        </w:rPr>
        <w:t xml:space="preserve">, </w:t>
      </w:r>
      <w:r w:rsidR="00B41FE9" w:rsidRPr="009B19DF">
        <w:rPr>
          <w:rFonts w:ascii="Times New Roman" w:hAnsi="Times New Roman" w:cs="Times New Roman"/>
        </w:rPr>
        <w:t xml:space="preserve">fundamenta-se em três </w:t>
      </w:r>
      <w:r w:rsidR="000B14E1" w:rsidRPr="009B19DF">
        <w:rPr>
          <w:rFonts w:ascii="Times New Roman" w:hAnsi="Times New Roman" w:cs="Times New Roman"/>
        </w:rPr>
        <w:t>critérios</w:t>
      </w:r>
      <w:r w:rsidR="00B41FE9" w:rsidRPr="009B19DF">
        <w:rPr>
          <w:rFonts w:ascii="Times New Roman" w:hAnsi="Times New Roman" w:cs="Times New Roman"/>
        </w:rPr>
        <w:t xml:space="preserve">: </w:t>
      </w:r>
      <w:r w:rsidR="000C25D2" w:rsidRPr="009B19DF">
        <w:rPr>
          <w:rFonts w:ascii="Times New Roman" w:hAnsi="Times New Roman" w:cs="Times New Roman"/>
        </w:rPr>
        <w:t>i).</w:t>
      </w:r>
      <w:r w:rsidR="00B41FE9" w:rsidRPr="009B19DF">
        <w:rPr>
          <w:rFonts w:ascii="Times New Roman" w:hAnsi="Times New Roman" w:cs="Times New Roman"/>
        </w:rPr>
        <w:t xml:space="preserve"> </w:t>
      </w:r>
      <w:r w:rsidR="00A74EE5">
        <w:rPr>
          <w:rFonts w:ascii="Times New Roman" w:hAnsi="Times New Roman" w:cs="Times New Roman"/>
          <w:i/>
          <w:iCs/>
        </w:rPr>
        <w:t>L</w:t>
      </w:r>
      <w:r w:rsidR="00B41FE9" w:rsidRPr="009B19DF">
        <w:rPr>
          <w:rFonts w:ascii="Times New Roman" w:hAnsi="Times New Roman" w:cs="Times New Roman"/>
          <w:i/>
          <w:iCs/>
        </w:rPr>
        <w:t xml:space="preserve">egitimidade </w:t>
      </w:r>
      <w:r w:rsidR="003E67DC" w:rsidRPr="009B19DF">
        <w:rPr>
          <w:rFonts w:ascii="Times New Roman" w:hAnsi="Times New Roman" w:cs="Times New Roman"/>
          <w:i/>
          <w:iCs/>
        </w:rPr>
        <w:t xml:space="preserve">institucional: </w:t>
      </w:r>
      <w:r w:rsidR="0022289B" w:rsidRPr="009B19DF">
        <w:rPr>
          <w:rFonts w:ascii="Times New Roman" w:hAnsi="Times New Roman" w:cs="Times New Roman"/>
        </w:rPr>
        <w:t xml:space="preserve">as agências de checagem </w:t>
      </w:r>
      <w:r w:rsidR="00B41FE9" w:rsidRPr="009B19DF">
        <w:rPr>
          <w:rFonts w:ascii="Times New Roman" w:hAnsi="Times New Roman" w:cs="Times New Roman"/>
        </w:rPr>
        <w:t>são reconhecidas por sua imparcialidade</w:t>
      </w:r>
      <w:r w:rsidR="003B4CAE" w:rsidRPr="009B19DF">
        <w:rPr>
          <w:rFonts w:ascii="Times New Roman" w:hAnsi="Times New Roman" w:cs="Times New Roman"/>
        </w:rPr>
        <w:t xml:space="preserve"> e</w:t>
      </w:r>
      <w:r w:rsidR="0022289B" w:rsidRPr="009B19DF">
        <w:rPr>
          <w:rFonts w:ascii="Times New Roman" w:hAnsi="Times New Roman" w:cs="Times New Roman"/>
        </w:rPr>
        <w:t xml:space="preserve"> </w:t>
      </w:r>
      <w:r w:rsidR="00B41FE9" w:rsidRPr="009B19DF">
        <w:rPr>
          <w:rFonts w:ascii="Times New Roman" w:hAnsi="Times New Roman" w:cs="Times New Roman"/>
        </w:rPr>
        <w:t xml:space="preserve">metodologias </w:t>
      </w:r>
      <w:r w:rsidR="0022289B" w:rsidRPr="009B19DF">
        <w:rPr>
          <w:rFonts w:ascii="Times New Roman" w:hAnsi="Times New Roman" w:cs="Times New Roman"/>
        </w:rPr>
        <w:t>compartilhadas</w:t>
      </w:r>
      <w:r w:rsidR="00651F8A" w:rsidRPr="009B19DF">
        <w:rPr>
          <w:rStyle w:val="Refdenotaderodap"/>
          <w:rFonts w:ascii="Times New Roman" w:hAnsi="Times New Roman" w:cs="Times New Roman"/>
        </w:rPr>
        <w:footnoteReference w:id="1"/>
      </w:r>
      <w:r w:rsidR="00C92E06">
        <w:rPr>
          <w:rFonts w:ascii="Times New Roman" w:hAnsi="Times New Roman" w:cs="Times New Roman"/>
        </w:rPr>
        <w:t>; (</w:t>
      </w:r>
      <w:r w:rsidR="00EB0BCD" w:rsidRPr="009B19DF">
        <w:rPr>
          <w:rFonts w:ascii="Times New Roman" w:hAnsi="Times New Roman" w:cs="Times New Roman"/>
        </w:rPr>
        <w:t>ii</w:t>
      </w:r>
      <w:r w:rsidR="00B41FE9" w:rsidRPr="009B19DF">
        <w:rPr>
          <w:rFonts w:ascii="Times New Roman" w:hAnsi="Times New Roman" w:cs="Times New Roman"/>
        </w:rPr>
        <w:t>)</w:t>
      </w:r>
      <w:r w:rsidR="00152209" w:rsidRPr="009B19DF">
        <w:rPr>
          <w:rFonts w:ascii="Times New Roman" w:hAnsi="Times New Roman" w:cs="Times New Roman"/>
        </w:rPr>
        <w:t>.</w:t>
      </w:r>
      <w:r w:rsidR="00B41FE9" w:rsidRPr="009B19DF">
        <w:rPr>
          <w:rFonts w:ascii="Times New Roman" w:hAnsi="Times New Roman" w:cs="Times New Roman"/>
        </w:rPr>
        <w:t xml:space="preserve"> </w:t>
      </w:r>
      <w:r w:rsidR="00C92E06">
        <w:rPr>
          <w:rFonts w:ascii="Times New Roman" w:hAnsi="Times New Roman" w:cs="Times New Roman"/>
          <w:i/>
          <w:iCs/>
        </w:rPr>
        <w:t>A</w:t>
      </w:r>
      <w:r w:rsidR="00B41FE9" w:rsidRPr="009B19DF">
        <w:rPr>
          <w:rFonts w:ascii="Times New Roman" w:hAnsi="Times New Roman" w:cs="Times New Roman"/>
          <w:i/>
          <w:iCs/>
        </w:rPr>
        <w:t>cesso a dados confiáveis</w:t>
      </w:r>
      <w:r w:rsidR="00B41FE9" w:rsidRPr="009B19DF">
        <w:rPr>
          <w:rFonts w:ascii="Times New Roman" w:hAnsi="Times New Roman" w:cs="Times New Roman"/>
        </w:rPr>
        <w:t>, uma vez que contatos prévios com agências como Lupa, AFP</w:t>
      </w:r>
      <w:r w:rsidR="00517D27" w:rsidRPr="009B19DF">
        <w:rPr>
          <w:rFonts w:ascii="Times New Roman" w:hAnsi="Times New Roman" w:cs="Times New Roman"/>
        </w:rPr>
        <w:t xml:space="preserve">, </w:t>
      </w:r>
      <w:r w:rsidR="00B41FE9" w:rsidRPr="009B19DF">
        <w:rPr>
          <w:rFonts w:ascii="Times New Roman" w:hAnsi="Times New Roman" w:cs="Times New Roman"/>
        </w:rPr>
        <w:t xml:space="preserve">Boatos </w:t>
      </w:r>
      <w:r w:rsidR="00517D27" w:rsidRPr="009B19DF">
        <w:rPr>
          <w:rFonts w:ascii="Times New Roman" w:hAnsi="Times New Roman" w:cs="Times New Roman"/>
        </w:rPr>
        <w:t xml:space="preserve">e Comprova </w:t>
      </w:r>
      <w:r w:rsidR="00B41FE9" w:rsidRPr="009B19DF">
        <w:rPr>
          <w:rFonts w:ascii="Times New Roman" w:hAnsi="Times New Roman" w:cs="Times New Roman"/>
        </w:rPr>
        <w:t xml:space="preserve">resultaram em devolutivas positivas para utilização </w:t>
      </w:r>
      <w:r w:rsidR="00034DE8" w:rsidRPr="009B19DF">
        <w:rPr>
          <w:rFonts w:ascii="Times New Roman" w:hAnsi="Times New Roman" w:cs="Times New Roman"/>
        </w:rPr>
        <w:t>do material verificado</w:t>
      </w:r>
      <w:r w:rsidR="00517D27" w:rsidRPr="009B19DF">
        <w:rPr>
          <w:rFonts w:ascii="Times New Roman" w:hAnsi="Times New Roman" w:cs="Times New Roman"/>
        </w:rPr>
        <w:t xml:space="preserve"> e</w:t>
      </w:r>
      <w:r w:rsidR="00034DE8" w:rsidRPr="009B19DF">
        <w:rPr>
          <w:rFonts w:ascii="Times New Roman" w:hAnsi="Times New Roman" w:cs="Times New Roman"/>
        </w:rPr>
        <w:t xml:space="preserve"> publicado, bem como pela t</w:t>
      </w:r>
      <w:r w:rsidR="00517D27" w:rsidRPr="009B19DF">
        <w:rPr>
          <w:rFonts w:ascii="Times New Roman" w:hAnsi="Times New Roman" w:cs="Times New Roman"/>
        </w:rPr>
        <w:t>ransparência</w:t>
      </w:r>
      <w:r w:rsidR="00F56424" w:rsidRPr="009B19DF">
        <w:rPr>
          <w:rFonts w:ascii="Times New Roman" w:hAnsi="Times New Roman" w:cs="Times New Roman"/>
        </w:rPr>
        <w:t xml:space="preserve"> reproduzida em cada material verificado</w:t>
      </w:r>
      <w:r w:rsidR="000C01EC" w:rsidRPr="009B19DF">
        <w:rPr>
          <w:rFonts w:ascii="Times New Roman" w:hAnsi="Times New Roman" w:cs="Times New Roman"/>
        </w:rPr>
        <w:t xml:space="preserve"> e</w:t>
      </w:r>
      <w:r w:rsidR="00EB0BCD" w:rsidRPr="009B19DF">
        <w:rPr>
          <w:rFonts w:ascii="Times New Roman" w:hAnsi="Times New Roman" w:cs="Times New Roman"/>
        </w:rPr>
        <w:t>;</w:t>
      </w:r>
      <w:r w:rsidR="00B41FE9" w:rsidRPr="009B19DF">
        <w:rPr>
          <w:rFonts w:ascii="Times New Roman" w:hAnsi="Times New Roman" w:cs="Times New Roman"/>
        </w:rPr>
        <w:t xml:space="preserve"> </w:t>
      </w:r>
      <w:r w:rsidR="00152209" w:rsidRPr="009B19DF">
        <w:rPr>
          <w:rFonts w:ascii="Times New Roman" w:hAnsi="Times New Roman" w:cs="Times New Roman"/>
        </w:rPr>
        <w:t>iii</w:t>
      </w:r>
      <w:r w:rsidR="00B41FE9" w:rsidRPr="009B19DF">
        <w:rPr>
          <w:rFonts w:ascii="Times New Roman" w:hAnsi="Times New Roman" w:cs="Times New Roman"/>
        </w:rPr>
        <w:t>)</w:t>
      </w:r>
      <w:r w:rsidR="00152209" w:rsidRPr="009B19DF">
        <w:rPr>
          <w:rFonts w:ascii="Times New Roman" w:hAnsi="Times New Roman" w:cs="Times New Roman"/>
        </w:rPr>
        <w:t xml:space="preserve">. </w:t>
      </w:r>
      <w:r w:rsidR="00B41FE9" w:rsidRPr="009B19DF">
        <w:rPr>
          <w:rFonts w:ascii="Times New Roman" w:hAnsi="Times New Roman" w:cs="Times New Roman"/>
          <w:i/>
          <w:iCs/>
        </w:rPr>
        <w:t xml:space="preserve">replicabilidade </w:t>
      </w:r>
      <w:r w:rsidR="004A5D8E" w:rsidRPr="009B19DF">
        <w:rPr>
          <w:rFonts w:ascii="Times New Roman" w:hAnsi="Times New Roman" w:cs="Times New Roman"/>
          <w:i/>
          <w:iCs/>
        </w:rPr>
        <w:t xml:space="preserve">da </w:t>
      </w:r>
      <w:r w:rsidR="00F4323E" w:rsidRPr="009B19DF">
        <w:rPr>
          <w:rFonts w:ascii="Times New Roman" w:hAnsi="Times New Roman" w:cs="Times New Roman"/>
          <w:i/>
          <w:iCs/>
        </w:rPr>
        <w:t>pesquisa</w:t>
      </w:r>
      <w:r w:rsidR="00B41FE9" w:rsidRPr="009B19DF">
        <w:rPr>
          <w:rFonts w:ascii="Times New Roman" w:hAnsi="Times New Roman" w:cs="Times New Roman"/>
        </w:rPr>
        <w:t xml:space="preserve">, a rastreabilidade das verificações permite a validação independente </w:t>
      </w:r>
      <w:r w:rsidR="00221EFA">
        <w:rPr>
          <w:rFonts w:ascii="Times New Roman" w:hAnsi="Times New Roman" w:cs="Times New Roman"/>
        </w:rPr>
        <w:t xml:space="preserve">por parte da comunidade cientifica </w:t>
      </w:r>
      <w:r w:rsidR="00B41FE9" w:rsidRPr="009B19DF">
        <w:rPr>
          <w:rFonts w:ascii="Times New Roman" w:hAnsi="Times New Roman" w:cs="Times New Roman"/>
        </w:rPr>
        <w:t>dos resultados.</w:t>
      </w:r>
    </w:p>
    <w:p w14:paraId="37B2BE99" w14:textId="1EACEB01" w:rsidR="00FC4E53" w:rsidRDefault="00EF5F59" w:rsidP="004C19D3">
      <w:pPr>
        <w:spacing w:after="0" w:line="360" w:lineRule="auto"/>
        <w:jc w:val="both"/>
        <w:rPr>
          <w:rFonts w:ascii="Times New Roman" w:hAnsi="Times New Roman" w:cs="Times New Roman"/>
        </w:rPr>
      </w:pPr>
      <w:r w:rsidRPr="009B19DF">
        <w:rPr>
          <w:rFonts w:ascii="Times New Roman" w:hAnsi="Times New Roman" w:cs="Times New Roman"/>
        </w:rPr>
        <w:tab/>
        <w:t xml:space="preserve">Dessa forma, </w:t>
      </w:r>
      <w:r w:rsidR="00E778B6" w:rsidRPr="009B19DF">
        <w:rPr>
          <w:rFonts w:ascii="Times New Roman" w:hAnsi="Times New Roman" w:cs="Times New Roman"/>
        </w:rPr>
        <w:t>a</w:t>
      </w:r>
      <w:r w:rsidR="00B41FE9" w:rsidRPr="009B19DF">
        <w:rPr>
          <w:rFonts w:ascii="Times New Roman" w:hAnsi="Times New Roman" w:cs="Times New Roman"/>
        </w:rPr>
        <w:t xml:space="preserve"> estratégia metodológica adotada </w:t>
      </w:r>
      <w:r w:rsidR="00D63DE8">
        <w:rPr>
          <w:rFonts w:ascii="Times New Roman" w:hAnsi="Times New Roman" w:cs="Times New Roman"/>
        </w:rPr>
        <w:t>consiste</w:t>
      </w:r>
      <w:r w:rsidR="00511FA7" w:rsidRPr="009B19DF">
        <w:rPr>
          <w:rFonts w:ascii="Times New Roman" w:hAnsi="Times New Roman" w:cs="Times New Roman"/>
        </w:rPr>
        <w:t xml:space="preserve"> </w:t>
      </w:r>
      <w:r w:rsidR="00D63DE8">
        <w:rPr>
          <w:rFonts w:ascii="Times New Roman" w:hAnsi="Times New Roman" w:cs="Times New Roman"/>
        </w:rPr>
        <w:t>n</w:t>
      </w:r>
      <w:r w:rsidR="00511FA7" w:rsidRPr="009B19DF">
        <w:rPr>
          <w:rFonts w:ascii="Times New Roman" w:hAnsi="Times New Roman" w:cs="Times New Roman"/>
        </w:rPr>
        <w:t>a c</w:t>
      </w:r>
      <w:r w:rsidR="00B41FE9" w:rsidRPr="009B19DF">
        <w:rPr>
          <w:rFonts w:ascii="Times New Roman" w:hAnsi="Times New Roman" w:cs="Times New Roman"/>
        </w:rPr>
        <w:t>oleta sistemática de menções a deputados(as) em relatórios de checagem, utilizando algoritmos para extração e cruzamento de dados</w:t>
      </w:r>
      <w:r w:rsidR="00E05797">
        <w:rPr>
          <w:rFonts w:ascii="Times New Roman" w:hAnsi="Times New Roman" w:cs="Times New Roman"/>
        </w:rPr>
        <w:t>.</w:t>
      </w:r>
      <w:ins w:id="0" w:author="Acacio Telechi" w:date="2025-08-18T18:08:00Z" w16du:dateUtc="2025-08-18T21:08:00Z">
        <w:r w:rsidR="00FC4E53">
          <w:rPr>
            <w:rFonts w:ascii="Times New Roman" w:hAnsi="Times New Roman" w:cs="Times New Roman"/>
          </w:rPr>
          <w:t xml:space="preserve"> </w:t>
        </w:r>
      </w:ins>
      <w:ins w:id="1" w:author="Acacio Telechi" w:date="2025-08-18T18:08:00Z">
        <w:r w:rsidR="00FC4E53" w:rsidRPr="00FC4E53">
          <w:rPr>
            <w:rFonts w:ascii="Times New Roman" w:hAnsi="Times New Roman" w:cs="Times New Roman"/>
          </w:rPr>
          <w:t xml:space="preserve">Para isso, foi realizado um teste </w:t>
        </w:r>
        <w:r w:rsidR="00FC4E53" w:rsidRPr="00FC4E53">
          <w:rPr>
            <w:rFonts w:ascii="Times New Roman" w:hAnsi="Times New Roman" w:cs="Times New Roman"/>
            <w:b/>
            <w:bCs/>
          </w:rPr>
          <w:t>piloto</w:t>
        </w:r>
        <w:r w:rsidR="00FC4E53" w:rsidRPr="00FC4E53">
          <w:rPr>
            <w:rFonts w:ascii="Times New Roman" w:hAnsi="Times New Roman" w:cs="Times New Roman"/>
          </w:rPr>
          <w:t xml:space="preserve"> com um conjunto inicial de parlamentares, no qual se buscou verificar a ocorrência de mensagens identificadas como falsas por agências independentes de checagem</w:t>
        </w:r>
      </w:ins>
      <w:r w:rsidR="00E05797">
        <w:rPr>
          <w:rFonts w:ascii="Times New Roman" w:hAnsi="Times New Roman" w:cs="Times New Roman"/>
        </w:rPr>
        <w:t xml:space="preserve"> </w:t>
      </w:r>
      <w:del w:id="2" w:author="Acacio Telechi" w:date="2025-08-18T18:03:00Z" w16du:dateUtc="2025-08-18T21:03:00Z">
        <w:r w:rsidR="000832C8" w:rsidDel="00FC4E53">
          <w:rPr>
            <w:rFonts w:ascii="Times New Roman" w:hAnsi="Times New Roman" w:cs="Times New Roman"/>
          </w:rPr>
          <w:delText xml:space="preserve">Para isso, foi realizado um teste </w:delText>
        </w:r>
        <w:r w:rsidR="00511FA7" w:rsidRPr="009B19DF" w:rsidDel="00FC4E53">
          <w:rPr>
            <w:rFonts w:ascii="Times New Roman" w:hAnsi="Times New Roman" w:cs="Times New Roman"/>
          </w:rPr>
          <w:delText xml:space="preserve"> </w:delText>
        </w:r>
        <w:r w:rsidR="00511FA7" w:rsidRPr="009B19DF" w:rsidDel="00FC4E53">
          <w:rPr>
            <w:rFonts w:ascii="Times New Roman" w:hAnsi="Times New Roman" w:cs="Times New Roman"/>
            <w:color w:val="EE0000"/>
          </w:rPr>
          <w:delText xml:space="preserve">– AQUI DESENVOLVER ACÁCIO </w:delText>
        </w:r>
        <w:r w:rsidR="00CD3799" w:rsidDel="00FC4E53">
          <w:rPr>
            <w:rFonts w:ascii="Times New Roman" w:hAnsi="Times New Roman" w:cs="Times New Roman"/>
          </w:rPr>
          <w:delText>–</w:delText>
        </w:r>
        <w:r w:rsidR="00511FA7" w:rsidRPr="009B19DF" w:rsidDel="00FC4E53">
          <w:rPr>
            <w:rFonts w:ascii="Times New Roman" w:hAnsi="Times New Roman" w:cs="Times New Roman"/>
          </w:rPr>
          <w:delText xml:space="preserve"> </w:delText>
        </w:r>
      </w:del>
    </w:p>
    <w:p w14:paraId="71F59BE3" w14:textId="6957E204" w:rsidR="00A64B9D" w:rsidRDefault="00817395" w:rsidP="00A2186E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 w:rsidRPr="009B19DF">
        <w:rPr>
          <w:rFonts w:ascii="Times New Roman" w:hAnsi="Times New Roman" w:cs="Times New Roman"/>
        </w:rPr>
        <w:t xml:space="preserve">Portanto, </w:t>
      </w:r>
      <w:r w:rsidR="00A2186E">
        <w:rPr>
          <w:rFonts w:ascii="Times New Roman" w:hAnsi="Times New Roman" w:cs="Times New Roman"/>
        </w:rPr>
        <w:t>a dimensão</w:t>
      </w:r>
      <w:r w:rsidR="00F115CB" w:rsidRPr="009B19DF">
        <w:rPr>
          <w:rFonts w:ascii="Times New Roman" w:hAnsi="Times New Roman" w:cs="Times New Roman"/>
        </w:rPr>
        <w:t xml:space="preserve"> compõe-se </w:t>
      </w:r>
      <w:r w:rsidR="002C2101" w:rsidRPr="009B19DF">
        <w:rPr>
          <w:rFonts w:ascii="Times New Roman" w:hAnsi="Times New Roman" w:cs="Times New Roman"/>
        </w:rPr>
        <w:t>de</w:t>
      </w:r>
      <w:r w:rsidR="009B19DF" w:rsidRPr="009B19DF">
        <w:rPr>
          <w:rFonts w:ascii="Times New Roman" w:hAnsi="Times New Roman" w:cs="Times New Roman"/>
        </w:rPr>
        <w:t>:</w:t>
      </w:r>
      <w:r w:rsidR="00F1368F">
        <w:rPr>
          <w:rFonts w:ascii="Times New Roman" w:hAnsi="Times New Roman" w:cs="Times New Roman"/>
        </w:rPr>
        <w:t xml:space="preserve"> </w:t>
      </w:r>
    </w:p>
    <w:p w14:paraId="43D24B77" w14:textId="5973EBD3" w:rsidR="00B34083" w:rsidRPr="00A2186E" w:rsidRDefault="00A64B9D" w:rsidP="00A2186E">
      <w:pPr>
        <w:spacing w:after="0" w:line="360" w:lineRule="auto"/>
        <w:ind w:firstLine="708"/>
        <w:jc w:val="center"/>
        <w:rPr>
          <w:rFonts w:ascii="Times New Roman" w:hAnsi="Times New Roman" w:cs="Times New Roman"/>
          <w:sz w:val="20"/>
          <w:szCs w:val="20"/>
        </w:rPr>
      </w:pPr>
      <w:r w:rsidRPr="00A2186E">
        <w:rPr>
          <w:rFonts w:ascii="Times New Roman" w:hAnsi="Times New Roman" w:cs="Times New Roman"/>
          <w:b/>
          <w:bCs/>
          <w:sz w:val="20"/>
          <w:szCs w:val="20"/>
        </w:rPr>
        <w:t>Quadro 1</w:t>
      </w:r>
      <w:r w:rsidRPr="00A2186E">
        <w:rPr>
          <w:rFonts w:ascii="Times New Roman" w:hAnsi="Times New Roman" w:cs="Times New Roman"/>
          <w:sz w:val="20"/>
          <w:szCs w:val="20"/>
        </w:rPr>
        <w:t xml:space="preserve"> –</w:t>
      </w:r>
      <w:r w:rsidR="00A2186E" w:rsidRPr="00A2186E">
        <w:rPr>
          <w:rFonts w:ascii="Times New Roman" w:hAnsi="Times New Roman" w:cs="Times New Roman"/>
          <w:sz w:val="20"/>
          <w:szCs w:val="20"/>
        </w:rPr>
        <w:t>Dimensão Falar Sincero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553"/>
        <w:gridCol w:w="2911"/>
        <w:gridCol w:w="2895"/>
      </w:tblGrid>
      <w:tr w:rsidR="00B34083" w:rsidRPr="00A2186E" w14:paraId="6ADBD3F1" w14:textId="77777777" w:rsidTr="00BE04B3">
        <w:trPr>
          <w:jc w:val="center"/>
        </w:trPr>
        <w:tc>
          <w:tcPr>
            <w:tcW w:w="2553" w:type="dxa"/>
            <w:shd w:val="clear" w:color="auto" w:fill="F2F2F2" w:themeFill="background1" w:themeFillShade="F2"/>
          </w:tcPr>
          <w:p w14:paraId="004B4A61" w14:textId="77777777" w:rsidR="00B34083" w:rsidRPr="00A2186E" w:rsidRDefault="00B34083" w:rsidP="00BE04B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2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DIMENSÃO</w:t>
            </w:r>
          </w:p>
        </w:tc>
        <w:tc>
          <w:tcPr>
            <w:tcW w:w="2911" w:type="dxa"/>
            <w:shd w:val="clear" w:color="auto" w:fill="F2F2F2" w:themeFill="background1" w:themeFillShade="F2"/>
          </w:tcPr>
          <w:p w14:paraId="63711EB6" w14:textId="77777777" w:rsidR="00B34083" w:rsidRPr="00A2186E" w:rsidRDefault="00B34083" w:rsidP="00BE04B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2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CATEGORIAS</w:t>
            </w:r>
          </w:p>
        </w:tc>
        <w:tc>
          <w:tcPr>
            <w:tcW w:w="2895" w:type="dxa"/>
            <w:shd w:val="clear" w:color="auto" w:fill="F2F2F2" w:themeFill="background1" w:themeFillShade="F2"/>
          </w:tcPr>
          <w:p w14:paraId="05B42428" w14:textId="77777777" w:rsidR="00B34083" w:rsidRPr="00A2186E" w:rsidRDefault="00B34083" w:rsidP="00BE04B3">
            <w:pPr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 w:rsidRPr="00A2186E"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  <w:t>PONTUAÇÃO</w:t>
            </w:r>
          </w:p>
        </w:tc>
      </w:tr>
      <w:tr w:rsidR="00B34083" w:rsidRPr="00A2186E" w14:paraId="23A1AEBB" w14:textId="77777777" w:rsidTr="00BE04B3">
        <w:trPr>
          <w:trHeight w:val="1352"/>
          <w:jc w:val="center"/>
        </w:trPr>
        <w:tc>
          <w:tcPr>
            <w:tcW w:w="2553" w:type="dxa"/>
          </w:tcPr>
          <w:p w14:paraId="0E5EB459" w14:textId="77777777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2396E1B" w14:textId="77777777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041EF5A" w14:textId="3D7A4255" w:rsidR="00B34083" w:rsidRPr="00A2186E" w:rsidRDefault="00512690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186E">
              <w:rPr>
                <w:rFonts w:ascii="Times New Roman" w:hAnsi="Times New Roman" w:cs="Times New Roman"/>
                <w:sz w:val="20"/>
                <w:szCs w:val="20"/>
              </w:rPr>
              <w:t>Falar Sincero</w:t>
            </w:r>
            <w:ins w:id="3" w:author="Acacio Telechi" w:date="2025-08-18T18:09:00Z" w16du:dateUtc="2025-08-18T21:09:00Z">
              <w:r w:rsidR="00FC4E53">
                <w:rPr>
                  <w:rFonts w:ascii="Times New Roman" w:hAnsi="Times New Roman" w:cs="Times New Roman"/>
                  <w:sz w:val="20"/>
                  <w:szCs w:val="20"/>
                </w:rPr>
                <w:t xml:space="preserve"> (IFS)</w:t>
              </w:r>
            </w:ins>
          </w:p>
          <w:p w14:paraId="0C883EF8" w14:textId="77777777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61E45974" w14:textId="77777777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911" w:type="dxa"/>
          </w:tcPr>
          <w:p w14:paraId="10489B2C" w14:textId="77777777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4C75AD44" w14:textId="77777777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5984F214" w14:textId="392F59FA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A2186E">
              <w:rPr>
                <w:rFonts w:ascii="Times New Roman" w:hAnsi="Times New Roman" w:cs="Times New Roman"/>
                <w:sz w:val="20"/>
                <w:szCs w:val="20"/>
              </w:rPr>
              <w:t xml:space="preserve">Número de vezes de </w:t>
            </w:r>
            <w:r w:rsidR="00A2186E" w:rsidRPr="00A2186E">
              <w:rPr>
                <w:rFonts w:ascii="Times New Roman" w:hAnsi="Times New Roman" w:cs="Times New Roman"/>
                <w:sz w:val="20"/>
                <w:szCs w:val="20"/>
              </w:rPr>
              <w:t xml:space="preserve">mensagens </w:t>
            </w:r>
            <w:r w:rsidRPr="00A2186E">
              <w:rPr>
                <w:rFonts w:ascii="Times New Roman" w:hAnsi="Times New Roman" w:cs="Times New Roman"/>
                <w:sz w:val="20"/>
                <w:szCs w:val="20"/>
              </w:rPr>
              <w:t>falsas (divulgadas)</w:t>
            </w:r>
            <w:r w:rsidRPr="00A2186E">
              <w:rPr>
                <w:rFonts w:ascii="Times New Roman" w:hAnsi="Times New Roman" w:cs="Times New Roman"/>
                <w:sz w:val="20"/>
                <w:szCs w:val="20"/>
              </w:rPr>
              <w:tab/>
            </w:r>
          </w:p>
          <w:p w14:paraId="5C47C414" w14:textId="77777777" w:rsidR="00B34083" w:rsidRPr="00A2186E" w:rsidRDefault="00B34083" w:rsidP="00BE04B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895" w:type="dxa"/>
          </w:tcPr>
          <w:p w14:paraId="349128B1" w14:textId="77777777" w:rsidR="00A2186E" w:rsidDel="00FC4E53" w:rsidRDefault="00A2186E" w:rsidP="00FC4E53">
            <w:pPr>
              <w:rPr>
                <w:del w:id="4" w:author="Acacio Telechi" w:date="2025-08-18T18:04:00Z" w16du:dateUtc="2025-08-18T21:04:00Z"/>
                <w:rFonts w:ascii="Times New Roman" w:hAnsi="Times New Roman" w:cs="Times New Roman"/>
                <w:sz w:val="20"/>
                <w:szCs w:val="20"/>
              </w:rPr>
            </w:pPr>
          </w:p>
          <w:p w14:paraId="20C29910" w14:textId="234332D3" w:rsidR="00FC4E53" w:rsidRPr="00A2186E" w:rsidRDefault="00FC4E53" w:rsidP="00BE04B3">
            <w:pPr>
              <w:rPr>
                <w:ins w:id="5" w:author="Acacio Telechi" w:date="2025-08-18T18:04:00Z" w16du:dateUtc="2025-08-18T21:04:00Z"/>
                <w:rFonts w:ascii="Times New Roman" w:hAnsi="Times New Roman" w:cs="Times New Roman"/>
                <w:sz w:val="20"/>
                <w:szCs w:val="20"/>
              </w:rPr>
            </w:pPr>
            <m:oMathPara>
              <m:oMath>
                <m:r>
                  <w:ins w:id="6" w:author="Acacio Telechi" w:date="2025-08-18T18:06:00Z" w16du:dateUtc="2025-08-18T21:06:00Z"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max</m:t>
                  </w:ins>
                </m:r>
                <m:r>
                  <w:del w:id="7" w:author="Acacio Telechi" w:date="2025-08-18T18:05:00Z" w16du:dateUtc="2025-08-18T21:05:00Z">
                    <m:rPr>
                      <m:sty m:val="p"/>
                    </m:rPr>
                    <w:rPr>
                      <w:rFonts w:ascii="Cambria Math" w:hAnsi="Cambria Math" w:cs="Times New Roman"/>
                      <w:sz w:val="20"/>
                      <w:szCs w:val="20"/>
                    </w:rPr>
                    <m:t>max</m:t>
                  </w:del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sz w:val="20"/>
                    <w:szCs w:val="20"/>
                  </w:rPr>
                  <m:t>⁡</m:t>
                </m:r>
                <m:r>
                  <w:ins w:id="8" w:author="Acacio Telechi" w:date="2025-08-18T18:04:00Z" w16du:dateUtc="2025-08-18T21:04:00Z">
                    <w:rPr>
                      <w:rFonts w:ascii="Cambria Math" w:hAnsi="Cambria Math" w:cs="Times New Roman"/>
                      <w:sz w:val="20"/>
                      <w:szCs w:val="20"/>
                    </w:rPr>
                    <m:t>(</m:t>
                  </w:ins>
                </m:r>
                <m:r>
                  <w:ins w:id="9" w:author="Acacio Telechi" w:date="2025-08-18T18:06:00Z" w16du:dateUtc="2025-08-18T21:06:00Z"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1- </m:t>
                  </w:ins>
                </m:r>
                <m:r>
                  <w:ins w:id="10" w:author="Acacio Telechi" w:date="2025-08-18T18:06:00Z" w16du:dateUtc="2025-08-18T21:06:00Z"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 </m:t>
                  </w:ins>
                </m:r>
                <m:sSub>
                  <m:sSubPr>
                    <m:ctrlPr>
                      <w:ins w:id="11" w:author="Acacio Telechi" w:date="2025-08-18T18:06:00Z" w16du:dateUtc="2025-08-18T21:06:00Z">
                        <w:rPr>
                          <w:rFonts w:ascii="Cambria Math" w:hAnsi="Cambria Math" w:cs="Times New Roman"/>
                          <w:i/>
                          <w:sz w:val="20"/>
                          <w:szCs w:val="20"/>
                        </w:rPr>
                      </w:ins>
                    </m:ctrlPr>
                  </m:sSubPr>
                  <m:e>
                    <m:r>
                      <w:ins w:id="12" w:author="Acacio Telechi" w:date="2025-08-18T18:06:00Z" w16du:dateUtc="2025-08-18T21:06:00Z"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X</m:t>
                      </w:ins>
                    </m:r>
                  </m:e>
                  <m:sub>
                    <m:r>
                      <w:ins w:id="13" w:author="Acacio Telechi" w:date="2025-08-18T18:06:00Z" w16du:dateUtc="2025-08-18T21:06:00Z">
                        <w:rPr>
                          <w:rFonts w:ascii="Cambria Math" w:hAnsi="Cambria Math" w:cs="Times New Roman"/>
                          <w:sz w:val="20"/>
                          <w:szCs w:val="20"/>
                        </w:rPr>
                        <m:t>i</m:t>
                      </w:ins>
                    </m:r>
                  </m:sub>
                </m:sSub>
                <m:r>
                  <w:ins w:id="14" w:author="Acacio Telechi" w:date="2025-08-18T18:06:00Z" w16du:dateUtc="2025-08-18T21:06:00Z">
                    <w:rPr>
                      <w:rFonts w:ascii="Cambria Math" w:hAnsi="Cambria Math" w:cs="Times New Roman"/>
                      <w:sz w:val="20"/>
                      <w:szCs w:val="20"/>
                    </w:rPr>
                    <m:t>* 0,2</m:t>
                  </w:ins>
                </m:r>
                <m:r>
                  <w:ins w:id="15" w:author="Acacio Telechi" w:date="2025-08-18T18:06:00Z" w16du:dateUtc="2025-08-18T21:06:00Z">
                    <w:rPr>
                      <w:rFonts w:ascii="Cambria Math" w:hAnsi="Cambria Math" w:cs="Times New Roman"/>
                      <w:sz w:val="20"/>
                      <w:szCs w:val="20"/>
                    </w:rPr>
                    <m:t xml:space="preserve">; </m:t>
                  </w:ins>
                </m:r>
                <m:r>
                  <w:ins w:id="16" w:author="Acacio Telechi" w:date="2025-08-18T18:04:00Z" w16du:dateUtc="2025-08-18T21:04:00Z">
                    <w:rPr>
                      <w:rFonts w:ascii="Cambria Math" w:hAnsi="Cambria Math" w:cs="Times New Roman"/>
                      <w:sz w:val="20"/>
                      <w:szCs w:val="20"/>
                    </w:rPr>
                    <m:t>0</m:t>
                  </w:ins>
                </m:r>
                <m:r>
                  <w:ins w:id="17" w:author="Acacio Telechi" w:date="2025-08-18T18:05:00Z" w16du:dateUtc="2025-08-18T21:05:00Z">
                    <w:rPr>
                      <w:rFonts w:ascii="Cambria Math" w:hAnsi="Cambria Math" w:cs="Times New Roman"/>
                      <w:sz w:val="20"/>
                      <w:szCs w:val="20"/>
                    </w:rPr>
                    <m:t>)</m:t>
                  </w:ins>
                </m:r>
              </m:oMath>
            </m:oMathPara>
          </w:p>
          <w:p w14:paraId="483A12CD" w14:textId="329C1946" w:rsidR="00B34083" w:rsidRPr="00A2186E" w:rsidDel="00FC4E53" w:rsidRDefault="00FC4E53" w:rsidP="00BE04B3">
            <w:pPr>
              <w:rPr>
                <w:del w:id="18" w:author="Acacio Telechi" w:date="2025-08-18T18:04:00Z" w16du:dateUtc="2025-08-18T21:04:00Z"/>
                <w:rFonts w:ascii="Times New Roman" w:hAnsi="Times New Roman" w:cs="Times New Roman"/>
                <w:sz w:val="20"/>
                <w:szCs w:val="20"/>
              </w:rPr>
            </w:pPr>
            <w:ins w:id="19" w:author="Acacio Telechi" w:date="2025-08-18T18:06:00Z" w16du:dateUtc="2025-08-18T21:06:00Z">
              <w:r>
                <w:rPr>
                  <w:rFonts w:ascii="Times New Roman" w:hAnsi="Times New Roman" w:cs="Times New Roman"/>
                  <w:sz w:val="20"/>
                  <w:szCs w:val="20"/>
                </w:rPr>
                <w:t>Ond, Xi é a quantidade de postagens do parlamentar que foram consideradas como fake news.</w:t>
              </w:r>
            </w:ins>
            <w:del w:id="20" w:author="Acacio Telechi" w:date="2025-08-18T18:04:00Z" w16du:dateUtc="2025-08-18T21:04:00Z">
              <w:r w:rsidR="00B34083" w:rsidRPr="00A2186E" w:rsidDel="00FC4E53">
                <w:rPr>
                  <w:rFonts w:ascii="Times New Roman" w:hAnsi="Times New Roman" w:cs="Times New Roman"/>
                  <w:sz w:val="20"/>
                  <w:szCs w:val="20"/>
                </w:rPr>
                <w:delText>0= nenhuma vez</w:delText>
              </w:r>
            </w:del>
          </w:p>
          <w:p w14:paraId="76F00CA6" w14:textId="6ABE434A" w:rsidR="00B34083" w:rsidRPr="00A2186E" w:rsidDel="00FC4E53" w:rsidRDefault="00B34083" w:rsidP="00BE04B3">
            <w:pPr>
              <w:rPr>
                <w:del w:id="21" w:author="Acacio Telechi" w:date="2025-08-18T18:04:00Z" w16du:dateUtc="2025-08-18T21:04:00Z"/>
                <w:rFonts w:ascii="Times New Roman" w:hAnsi="Times New Roman" w:cs="Times New Roman"/>
                <w:sz w:val="20"/>
                <w:szCs w:val="20"/>
              </w:rPr>
            </w:pPr>
            <w:del w:id="22" w:author="Acacio Telechi" w:date="2025-08-18T18:04:00Z" w16du:dateUtc="2025-08-18T21:04:00Z">
              <w:r w:rsidRPr="00A2186E" w:rsidDel="00FC4E53">
                <w:rPr>
                  <w:rFonts w:ascii="Times New Roman" w:hAnsi="Times New Roman" w:cs="Times New Roman"/>
                  <w:sz w:val="20"/>
                  <w:szCs w:val="20"/>
                </w:rPr>
                <w:delText>1p= Uma vez (qual)</w:delText>
              </w:r>
            </w:del>
          </w:p>
          <w:p w14:paraId="722235C3" w14:textId="4628E0CC" w:rsidR="00B34083" w:rsidRPr="00A2186E" w:rsidDel="00FC4E53" w:rsidRDefault="00B34083" w:rsidP="00BE04B3">
            <w:pPr>
              <w:rPr>
                <w:del w:id="23" w:author="Acacio Telechi" w:date="2025-08-18T18:04:00Z" w16du:dateUtc="2025-08-18T21:04:00Z"/>
                <w:rFonts w:ascii="Times New Roman" w:hAnsi="Times New Roman" w:cs="Times New Roman"/>
                <w:sz w:val="20"/>
                <w:szCs w:val="20"/>
              </w:rPr>
            </w:pPr>
            <w:del w:id="24" w:author="Acacio Telechi" w:date="2025-08-18T18:04:00Z" w16du:dateUtc="2025-08-18T21:04:00Z">
              <w:r w:rsidRPr="00A2186E" w:rsidDel="00FC4E53">
                <w:rPr>
                  <w:rFonts w:ascii="Times New Roman" w:hAnsi="Times New Roman" w:cs="Times New Roman"/>
                  <w:sz w:val="20"/>
                  <w:szCs w:val="20"/>
                </w:rPr>
                <w:delText>2p= Entre duas e três vezes (quais)</w:delText>
              </w:r>
            </w:del>
          </w:p>
          <w:p w14:paraId="197B27D6" w14:textId="52113B43" w:rsidR="00B34083" w:rsidDel="00FC4E53" w:rsidRDefault="00B34083" w:rsidP="00BE04B3">
            <w:pPr>
              <w:rPr>
                <w:del w:id="25" w:author="Acacio Telechi" w:date="2025-08-18T18:04:00Z" w16du:dateUtc="2025-08-18T21:04:00Z"/>
                <w:rFonts w:ascii="Times New Roman" w:hAnsi="Times New Roman" w:cs="Times New Roman"/>
                <w:sz w:val="20"/>
                <w:szCs w:val="20"/>
              </w:rPr>
            </w:pPr>
            <w:del w:id="26" w:author="Acacio Telechi" w:date="2025-08-18T18:04:00Z" w16du:dateUtc="2025-08-18T21:04:00Z">
              <w:r w:rsidRPr="00A2186E" w:rsidDel="00FC4E53">
                <w:rPr>
                  <w:rFonts w:ascii="Times New Roman" w:hAnsi="Times New Roman" w:cs="Times New Roman"/>
                  <w:sz w:val="20"/>
                  <w:szCs w:val="20"/>
                </w:rPr>
                <w:delText>3p= Mais de três vezes (quais)</w:delText>
              </w:r>
            </w:del>
          </w:p>
          <w:p w14:paraId="2575649D" w14:textId="77777777" w:rsidR="00CD3799" w:rsidRPr="00A2186E" w:rsidRDefault="00CD3799" w:rsidP="00FC4E53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1E9B4CBB" w14:textId="25A33C54" w:rsidR="00B34083" w:rsidRPr="00A2186E" w:rsidRDefault="00A2186E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  <w:sz w:val="20"/>
          <w:szCs w:val="20"/>
        </w:rPr>
      </w:pPr>
      <w:r w:rsidRPr="00A2186E">
        <w:rPr>
          <w:rFonts w:ascii="Times New Roman" w:hAnsi="Times New Roman" w:cs="Times New Roman"/>
          <w:sz w:val="20"/>
          <w:szCs w:val="20"/>
        </w:rPr>
        <w:t>Fonte: autores (2025)</w:t>
      </w:r>
    </w:p>
    <w:p w14:paraId="75029CEE" w14:textId="77777777" w:rsidR="00B34083" w:rsidRDefault="00B34083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44478D9A" w14:textId="20E3436F" w:rsidR="00817395" w:rsidRPr="009B19DF" w:rsidRDefault="00F1368F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del w:id="27" w:author="Acacio Telechi" w:date="2025-08-18T18:07:00Z" w16du:dateUtc="2025-08-18T21:07:00Z">
        <w:r w:rsidRPr="00F1368F" w:rsidDel="00FC4E53">
          <w:rPr>
            <w:rFonts w:ascii="Times New Roman" w:hAnsi="Times New Roman" w:cs="Times New Roman"/>
          </w:rPr>
          <w:delText xml:space="preserve">Número de vezes de </w:delText>
        </w:r>
        <w:r w:rsidR="00AD1287" w:rsidDel="00FC4E53">
          <w:rPr>
            <w:rFonts w:ascii="Times New Roman" w:hAnsi="Times New Roman" w:cs="Times New Roman"/>
          </w:rPr>
          <w:delText xml:space="preserve">mensagens </w:delText>
        </w:r>
        <w:r w:rsidRPr="00F1368F" w:rsidDel="00FC4E53">
          <w:rPr>
            <w:rFonts w:ascii="Times New Roman" w:hAnsi="Times New Roman" w:cs="Times New Roman"/>
          </w:rPr>
          <w:delText>falsas (divulgadas)</w:delText>
        </w:r>
        <w:r w:rsidR="00E578FF" w:rsidDel="00FC4E53">
          <w:rPr>
            <w:rFonts w:ascii="Times New Roman" w:hAnsi="Times New Roman" w:cs="Times New Roman"/>
          </w:rPr>
          <w:delText xml:space="preserve">: </w:delText>
        </w:r>
        <w:r w:rsidRPr="00F1368F" w:rsidDel="00FC4E53">
          <w:rPr>
            <w:rFonts w:ascii="Times New Roman" w:hAnsi="Times New Roman" w:cs="Times New Roman"/>
          </w:rPr>
          <w:delText>0= nenhuma vez</w:delText>
        </w:r>
        <w:r w:rsidR="00E578FF" w:rsidDel="00FC4E53">
          <w:rPr>
            <w:rFonts w:ascii="Times New Roman" w:hAnsi="Times New Roman" w:cs="Times New Roman"/>
          </w:rPr>
          <w:delText xml:space="preserve">; </w:delText>
        </w:r>
        <w:r w:rsidRPr="00F1368F" w:rsidDel="00FC4E53">
          <w:rPr>
            <w:rFonts w:ascii="Times New Roman" w:hAnsi="Times New Roman" w:cs="Times New Roman"/>
          </w:rPr>
          <w:delText>1p= Uma vez</w:delText>
        </w:r>
        <w:r w:rsidR="00E578FF" w:rsidDel="00FC4E53">
          <w:rPr>
            <w:rFonts w:ascii="Times New Roman" w:hAnsi="Times New Roman" w:cs="Times New Roman"/>
          </w:rPr>
          <w:delText xml:space="preserve">; </w:delText>
        </w:r>
        <w:r w:rsidRPr="00F1368F" w:rsidDel="00FC4E53">
          <w:rPr>
            <w:rFonts w:ascii="Times New Roman" w:hAnsi="Times New Roman" w:cs="Times New Roman"/>
          </w:rPr>
          <w:delText>2p= Entre duas e três vezes (quais)</w:delText>
        </w:r>
        <w:r w:rsidR="00E578FF" w:rsidDel="00FC4E53">
          <w:rPr>
            <w:rFonts w:ascii="Times New Roman" w:hAnsi="Times New Roman" w:cs="Times New Roman"/>
          </w:rPr>
          <w:delText xml:space="preserve">; </w:delText>
        </w:r>
        <w:r w:rsidRPr="00F1368F" w:rsidDel="00FC4E53">
          <w:rPr>
            <w:rFonts w:ascii="Times New Roman" w:hAnsi="Times New Roman" w:cs="Times New Roman"/>
          </w:rPr>
          <w:delText>3p= Mais de três vezes</w:delText>
        </w:r>
        <w:r w:rsidR="00E578FF" w:rsidDel="00FC4E53">
          <w:rPr>
            <w:rFonts w:ascii="Times New Roman" w:hAnsi="Times New Roman" w:cs="Times New Roman"/>
          </w:rPr>
          <w:delText>.</w:delText>
        </w:r>
        <w:r w:rsidR="00FF6467" w:rsidDel="00FC4E53">
          <w:rPr>
            <w:rFonts w:ascii="Times New Roman" w:hAnsi="Times New Roman" w:cs="Times New Roman"/>
          </w:rPr>
          <w:delText xml:space="preserve"> </w:delText>
        </w:r>
        <w:r w:rsidR="00FF6467" w:rsidRPr="00FF6467" w:rsidDel="00FC4E53">
          <w:rPr>
            <w:rFonts w:ascii="Times New Roman" w:hAnsi="Times New Roman" w:cs="Times New Roman"/>
          </w:rPr>
          <w:delText>Quanto mais recorrente</w:delText>
        </w:r>
        <w:r w:rsidR="00FF6467" w:rsidDel="00FC4E53">
          <w:rPr>
            <w:rFonts w:ascii="Times New Roman" w:hAnsi="Times New Roman" w:cs="Times New Roman"/>
          </w:rPr>
          <w:delText xml:space="preserve"> for </w:delText>
        </w:r>
        <w:r w:rsidR="002A6CB4" w:rsidDel="00FC4E53">
          <w:rPr>
            <w:rFonts w:ascii="Times New Roman" w:hAnsi="Times New Roman" w:cs="Times New Roman"/>
          </w:rPr>
          <w:delText>a</w:delText>
        </w:r>
        <w:r w:rsidR="00FF6467" w:rsidDel="00FC4E53">
          <w:rPr>
            <w:rFonts w:ascii="Times New Roman" w:hAnsi="Times New Roman" w:cs="Times New Roman"/>
          </w:rPr>
          <w:delText xml:space="preserve"> </w:delText>
        </w:r>
        <w:r w:rsidR="00307F86" w:rsidDel="00FC4E53">
          <w:rPr>
            <w:rFonts w:ascii="Times New Roman" w:hAnsi="Times New Roman" w:cs="Times New Roman"/>
          </w:rPr>
          <w:delText>ação de divulgar conteúdo falso</w:delText>
        </w:r>
        <w:r w:rsidR="00FF6467" w:rsidRPr="00FF6467" w:rsidDel="00FC4E53">
          <w:rPr>
            <w:rFonts w:ascii="Times New Roman" w:hAnsi="Times New Roman" w:cs="Times New Roman"/>
          </w:rPr>
          <w:delText xml:space="preserve">, maior a pontuação, pois </w:delText>
        </w:r>
        <w:r w:rsidR="00307F86" w:rsidDel="00FC4E53">
          <w:rPr>
            <w:rFonts w:ascii="Times New Roman" w:hAnsi="Times New Roman" w:cs="Times New Roman"/>
          </w:rPr>
          <w:delText xml:space="preserve">revela uma </w:delText>
        </w:r>
        <w:r w:rsidR="00FF6467" w:rsidRPr="00FF6467" w:rsidDel="00FC4E53">
          <w:rPr>
            <w:rFonts w:ascii="Times New Roman" w:hAnsi="Times New Roman" w:cs="Times New Roman"/>
          </w:rPr>
          <w:delText xml:space="preserve">atitude </w:delText>
        </w:r>
        <w:r w:rsidR="00307F86" w:rsidDel="00FC4E53">
          <w:rPr>
            <w:rFonts w:ascii="Times New Roman" w:hAnsi="Times New Roman" w:cs="Times New Roman"/>
          </w:rPr>
          <w:delText xml:space="preserve">frequente </w:delText>
        </w:r>
        <w:r w:rsidR="00081C66" w:rsidDel="00FC4E53">
          <w:rPr>
            <w:rFonts w:ascii="Times New Roman" w:hAnsi="Times New Roman" w:cs="Times New Roman"/>
          </w:rPr>
          <w:delText xml:space="preserve">que impacta negativamente a qualidade </w:delText>
        </w:r>
        <w:r w:rsidR="00494527" w:rsidDel="00FC4E53">
          <w:rPr>
            <w:rFonts w:ascii="Times New Roman" w:hAnsi="Times New Roman" w:cs="Times New Roman"/>
          </w:rPr>
          <w:delText xml:space="preserve">da </w:delText>
        </w:r>
        <w:r w:rsidR="00C316B1" w:rsidDel="00FC4E53">
          <w:rPr>
            <w:rFonts w:ascii="Times New Roman" w:hAnsi="Times New Roman" w:cs="Times New Roman"/>
          </w:rPr>
          <w:delText>representação parlamentar.</w:delText>
        </w:r>
      </w:del>
      <w:ins w:id="28" w:author="Acacio Telechi" w:date="2025-08-18T18:09:00Z" w16du:dateUtc="2025-08-18T21:09:00Z">
        <w:r w:rsidR="00FC4E53" w:rsidRPr="00FC4E53">
          <w:rPr>
            <w:rFonts w:ascii="Times New Roman" w:eastAsia="Times New Roman" w:hAnsi="Times New Roman" w:cs="Times New Roman"/>
            <w:kern w:val="0"/>
            <w:lang w:eastAsia="pt-BR"/>
            <w14:ligatures w14:val="none"/>
          </w:rPr>
          <w:t xml:space="preserve"> </w:t>
        </w:r>
      </w:ins>
      <w:ins w:id="29" w:author="Acacio Telechi" w:date="2025-08-18T18:09:00Z">
        <w:r w:rsidR="00FC4E53" w:rsidRPr="00FC4E53">
          <w:t xml:space="preserve">O </w:t>
        </w:r>
        <w:r w:rsidR="00FC4E53" w:rsidRPr="00FC4E53">
          <w:rPr>
            <w:rPrChange w:id="30" w:author="Acacio Telechi" w:date="2025-08-18T18:10:00Z" w16du:dateUtc="2025-08-18T21:10:00Z">
              <w:rPr>
                <w:b/>
                <w:bCs/>
              </w:rPr>
            </w:rPrChange>
          </w:rPr>
          <w:t>Índice Falar Sincero (IFS)</w:t>
        </w:r>
        <w:r w:rsidR="00FC4E53" w:rsidRPr="00FC4E53">
          <w:t xml:space="preserve"> varia entre </w:t>
        </w:r>
        <w:r w:rsidR="00FC4E53" w:rsidRPr="00FC4E53">
          <w:rPr>
            <w:b/>
            <w:bCs/>
          </w:rPr>
          <w:t>0 e 1</w:t>
        </w:r>
        <w:r w:rsidR="00FC4E53" w:rsidRPr="00FC4E53">
          <w:t>, sendo um indicador inversamente proporcional à frequência de divulgação de fake news por parte do parlamentar</w:t>
        </w:r>
      </w:ins>
      <w:ins w:id="31" w:author="Acacio Telechi" w:date="2025-08-18T18:09:00Z" w16du:dateUtc="2025-08-18T21:09:00Z">
        <w:r w:rsidR="00FC4E53">
          <w:t xml:space="preserve">.  </w:t>
        </w:r>
      </w:ins>
      <w:ins w:id="32" w:author="Acacio Telechi" w:date="2025-08-18T18:09:00Z">
        <w:r w:rsidR="00FC4E53" w:rsidRPr="00FC4E53">
          <w:t xml:space="preserve">O </w:t>
        </w:r>
        <w:r w:rsidR="00FC4E53" w:rsidRPr="00FC4E53">
          <w:rPr>
            <w:rPrChange w:id="33" w:author="Acacio Telechi" w:date="2025-08-18T18:09:00Z" w16du:dateUtc="2025-08-18T21:09:00Z">
              <w:rPr>
                <w:b/>
                <w:bCs/>
              </w:rPr>
            </w:rPrChange>
          </w:rPr>
          <w:t>peso de 0,2</w:t>
        </w:r>
        <w:r w:rsidR="00FC4E53" w:rsidRPr="00FC4E53">
          <w:t xml:space="preserve"> reflete uma penalização linear: cada fake news reduz o índice em </w:t>
        </w:r>
        <w:r w:rsidR="00FC4E53" w:rsidRPr="00FC4E53">
          <w:rPr>
            <w:rPrChange w:id="34" w:author="Acacio Telechi" w:date="2025-08-18T18:10:00Z" w16du:dateUtc="2025-08-18T21:10:00Z">
              <w:rPr>
                <w:b/>
                <w:bCs/>
              </w:rPr>
            </w:rPrChange>
          </w:rPr>
          <w:t>20%</w:t>
        </w:r>
      </w:ins>
      <w:ins w:id="35" w:author="Acacio Telechi" w:date="2025-08-18T18:10:00Z" w16du:dateUtc="2025-08-18T21:10:00Z">
        <w:r w:rsidR="00FC4E53">
          <w:t xml:space="preserve"> (outras forams de penalização podem ser pensadas e </w:t>
        </w:r>
        <w:r w:rsidR="00FC4E53">
          <w:lastRenderedPageBreak/>
          <w:t xml:space="preserve">implementadas, como, por exemplo, uma penalização exponencial). A função max(.,0) garante que o valor nunca seja negativo, fixando o limite inferior </w:t>
        </w:r>
      </w:ins>
      <w:ins w:id="36" w:author="Acacio Telechi" w:date="2025-08-18T18:11:00Z" w16du:dateUtc="2025-08-18T21:11:00Z">
        <w:r w:rsidR="00FC4E53">
          <w:t>em 0.</w:t>
        </w:r>
      </w:ins>
    </w:p>
    <w:p w14:paraId="13B813ED" w14:textId="4C84CA46" w:rsidR="00E80655" w:rsidRDefault="00A178C8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Por fim, destaca-se que e</w:t>
      </w:r>
      <w:r w:rsidR="00B41FE9" w:rsidRPr="009B19DF">
        <w:rPr>
          <w:rFonts w:ascii="Times New Roman" w:hAnsi="Times New Roman" w:cs="Times New Roman"/>
        </w:rPr>
        <w:t xml:space="preserve">ssa abordagem assegura rigor analítico, </w:t>
      </w:r>
      <w:r w:rsidR="008C1769" w:rsidRPr="009B19DF">
        <w:rPr>
          <w:rFonts w:ascii="Times New Roman" w:hAnsi="Times New Roman" w:cs="Times New Roman"/>
        </w:rPr>
        <w:t>assim como</w:t>
      </w:r>
      <w:r w:rsidR="00B41FE9" w:rsidRPr="009B19DF">
        <w:rPr>
          <w:rFonts w:ascii="Times New Roman" w:hAnsi="Times New Roman" w:cs="Times New Roman"/>
        </w:rPr>
        <w:t xml:space="preserve"> vincula a pesquisa a fontes já consolidadas no combate à desinformação, evitando vieses inerentes a métodos exclusivamente automatizados. </w:t>
      </w:r>
    </w:p>
    <w:p w14:paraId="3F13C464" w14:textId="77777777" w:rsidR="005D72B5" w:rsidRDefault="005D72B5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6FCB29B0" w14:textId="77777777" w:rsidR="005D72B5" w:rsidRDefault="005D72B5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52C05963" w14:textId="77777777" w:rsidR="00DB016F" w:rsidRDefault="00DB016F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71008F3D" w14:textId="77777777" w:rsidR="00DB016F" w:rsidRDefault="00DB016F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EF442F2" w14:textId="77777777" w:rsidR="00DB016F" w:rsidRDefault="00DB016F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149AD244" w14:textId="77777777" w:rsidR="00DB016F" w:rsidRDefault="00DB016F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01B2C26E" w14:textId="77777777" w:rsidR="00DB016F" w:rsidRDefault="00DB016F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p w14:paraId="54A5321D" w14:textId="77777777" w:rsidR="00DB016F" w:rsidRPr="009B19DF" w:rsidRDefault="00DB016F" w:rsidP="004C19D3">
      <w:pPr>
        <w:spacing w:after="0" w:line="360" w:lineRule="auto"/>
        <w:ind w:firstLine="708"/>
        <w:jc w:val="both"/>
        <w:rPr>
          <w:rFonts w:ascii="Times New Roman" w:hAnsi="Times New Roman" w:cs="Times New Roman"/>
        </w:rPr>
      </w:pPr>
    </w:p>
    <w:sectPr w:rsidR="00DB016F" w:rsidRPr="009B19DF" w:rsidSect="001A38F2">
      <w:footerReference w:type="default" r:id="rId8"/>
      <w:pgSz w:w="11906" w:h="16838"/>
      <w:pgMar w:top="1135" w:right="1701" w:bottom="851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D04C90F" w14:textId="77777777" w:rsidR="00A92808" w:rsidRDefault="00A92808" w:rsidP="00F05997">
      <w:pPr>
        <w:spacing w:after="0" w:line="240" w:lineRule="auto"/>
      </w:pPr>
      <w:r>
        <w:separator/>
      </w:r>
    </w:p>
  </w:endnote>
  <w:endnote w:type="continuationSeparator" w:id="0">
    <w:p w14:paraId="46680382" w14:textId="77777777" w:rsidR="00A92808" w:rsidRDefault="00A92808" w:rsidP="00F0599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84393060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27611F6E" w14:textId="0A1B0142" w:rsidR="009B2EED" w:rsidRDefault="009B2EED">
        <w:pPr>
          <w:pStyle w:val="Rodap"/>
          <w:pBdr>
            <w:top w:val="single" w:sz="4" w:space="1" w:color="D9D9D9" w:themeColor="background1" w:themeShade="D9"/>
          </w:pBdr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Página</w:t>
        </w:r>
      </w:p>
    </w:sdtContent>
  </w:sdt>
  <w:p w14:paraId="777FB3EC" w14:textId="3956572E" w:rsidR="008018B9" w:rsidRDefault="008018B9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E4AAF" w14:textId="77777777" w:rsidR="00A92808" w:rsidRDefault="00A92808" w:rsidP="00F05997">
      <w:pPr>
        <w:spacing w:after="0" w:line="240" w:lineRule="auto"/>
      </w:pPr>
      <w:r>
        <w:separator/>
      </w:r>
    </w:p>
  </w:footnote>
  <w:footnote w:type="continuationSeparator" w:id="0">
    <w:p w14:paraId="08C5F287" w14:textId="77777777" w:rsidR="00A92808" w:rsidRDefault="00A92808" w:rsidP="00F05997">
      <w:pPr>
        <w:spacing w:after="0" w:line="240" w:lineRule="auto"/>
      </w:pPr>
      <w:r>
        <w:continuationSeparator/>
      </w:r>
    </w:p>
  </w:footnote>
  <w:footnote w:id="1">
    <w:p w14:paraId="46A55FD5" w14:textId="056100FF" w:rsidR="00651F8A" w:rsidRDefault="00651F8A" w:rsidP="00CA0989">
      <w:pPr>
        <w:pStyle w:val="Textodenotaderodap"/>
        <w:ind w:left="0" w:firstLine="0"/>
      </w:pPr>
      <w:r w:rsidRPr="00C316B1">
        <w:rPr>
          <w:rStyle w:val="Refdenotaderodap"/>
          <w:rFonts w:ascii="Times New Roman" w:hAnsi="Times New Roman" w:cs="Times New Roman"/>
        </w:rPr>
        <w:footnoteRef/>
      </w:r>
      <w:r w:rsidRPr="00C316B1">
        <w:rPr>
          <w:rFonts w:ascii="Times New Roman" w:hAnsi="Times New Roman" w:cs="Times New Roman"/>
        </w:rPr>
        <w:t xml:space="preserve"> </w:t>
      </w:r>
      <w:r w:rsidR="008F78DD" w:rsidRPr="00C316B1">
        <w:rPr>
          <w:rFonts w:ascii="Times New Roman" w:hAnsi="Times New Roman" w:cs="Times New Roman"/>
        </w:rPr>
        <w:t xml:space="preserve">Lupa; Comprova; AFP - </w:t>
      </w:r>
      <w:r w:rsidR="008F78DD" w:rsidRPr="00C316B1">
        <w:rPr>
          <w:rFonts w:ascii="Times New Roman" w:hAnsi="Times New Roman" w:cs="Times New Roman"/>
          <w:i/>
          <w:iCs/>
        </w:rPr>
        <w:t>Agence France-Presse</w:t>
      </w:r>
      <w:r w:rsidR="008F78DD" w:rsidRPr="00C316B1">
        <w:rPr>
          <w:rFonts w:ascii="Times New Roman" w:hAnsi="Times New Roman" w:cs="Times New Roman"/>
        </w:rPr>
        <w:t>; Boatos</w:t>
      </w:r>
      <w:r w:rsidR="00CA0989" w:rsidRPr="00C316B1">
        <w:rPr>
          <w:rFonts w:ascii="Times New Roman" w:hAnsi="Times New Roman" w:cs="Times New Roman"/>
        </w:rPr>
        <w:t>; Aos Fatos; Notícias UOL Confere; Globo Fato ou Fake; Estadão Verifica e Checamos.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E12CFFC8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4E765DC6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09AF2160"/>
    <w:multiLevelType w:val="hybridMultilevel"/>
    <w:tmpl w:val="463CC686"/>
    <w:lvl w:ilvl="0" w:tplc="303CF60A">
      <w:start w:val="1"/>
      <w:numFmt w:val="decimal"/>
      <w:lvlText w:val="%1."/>
      <w:lvlJc w:val="left"/>
      <w:pPr>
        <w:ind w:left="1068" w:hanging="708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8763C4"/>
    <w:multiLevelType w:val="hybridMultilevel"/>
    <w:tmpl w:val="49AEE9F0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5341E8"/>
    <w:multiLevelType w:val="multilevel"/>
    <w:tmpl w:val="5C1859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31214C7"/>
    <w:multiLevelType w:val="multilevel"/>
    <w:tmpl w:val="898C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42129B"/>
    <w:multiLevelType w:val="hybridMultilevel"/>
    <w:tmpl w:val="09462BBE"/>
    <w:lvl w:ilvl="0" w:tplc="6DC48E54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B2E81EFE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4D0AF08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8418264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D2E3DEC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11646B3C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74B49B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EBA34DC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ABC88A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 w15:restartNumberingAfterBreak="0">
    <w:nsid w:val="41772EE9"/>
    <w:multiLevelType w:val="multilevel"/>
    <w:tmpl w:val="BF7A2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7651F17"/>
    <w:multiLevelType w:val="multilevel"/>
    <w:tmpl w:val="FD262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974292"/>
    <w:multiLevelType w:val="hybridMultilevel"/>
    <w:tmpl w:val="17045152"/>
    <w:lvl w:ilvl="0" w:tplc="989C008A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07971565">
    <w:abstractNumId w:val="2"/>
  </w:num>
  <w:num w:numId="2" w16cid:durableId="753090980">
    <w:abstractNumId w:val="0"/>
  </w:num>
  <w:num w:numId="3" w16cid:durableId="475534960">
    <w:abstractNumId w:val="1"/>
  </w:num>
  <w:num w:numId="4" w16cid:durableId="1685133818">
    <w:abstractNumId w:val="7"/>
  </w:num>
  <w:num w:numId="5" w16cid:durableId="1633056521">
    <w:abstractNumId w:val="8"/>
  </w:num>
  <w:num w:numId="6" w16cid:durableId="95902469">
    <w:abstractNumId w:val="4"/>
  </w:num>
  <w:num w:numId="7" w16cid:durableId="173693185">
    <w:abstractNumId w:val="9"/>
  </w:num>
  <w:num w:numId="8" w16cid:durableId="8526656">
    <w:abstractNumId w:val="6"/>
  </w:num>
  <w:num w:numId="9" w16cid:durableId="1285503760">
    <w:abstractNumId w:val="3"/>
  </w:num>
  <w:num w:numId="10" w16cid:durableId="585191978">
    <w:abstractNumId w:val="5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cacio Telechi">
    <w15:presenceInfo w15:providerId="Windows Live" w15:userId="c66f0a8fee5f353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2652"/>
    <w:rsid w:val="00000304"/>
    <w:rsid w:val="0000360F"/>
    <w:rsid w:val="00007170"/>
    <w:rsid w:val="000071E6"/>
    <w:rsid w:val="0000772D"/>
    <w:rsid w:val="00007B63"/>
    <w:rsid w:val="000103DA"/>
    <w:rsid w:val="0001079E"/>
    <w:rsid w:val="000107DA"/>
    <w:rsid w:val="000118D5"/>
    <w:rsid w:val="00012500"/>
    <w:rsid w:val="00012D60"/>
    <w:rsid w:val="00013745"/>
    <w:rsid w:val="00023767"/>
    <w:rsid w:val="00026AC6"/>
    <w:rsid w:val="00026DEB"/>
    <w:rsid w:val="00027D2F"/>
    <w:rsid w:val="00034304"/>
    <w:rsid w:val="00034DE8"/>
    <w:rsid w:val="00041543"/>
    <w:rsid w:val="00042499"/>
    <w:rsid w:val="0004292F"/>
    <w:rsid w:val="00042FA8"/>
    <w:rsid w:val="0004436A"/>
    <w:rsid w:val="0004531A"/>
    <w:rsid w:val="0004649C"/>
    <w:rsid w:val="00046B72"/>
    <w:rsid w:val="00047763"/>
    <w:rsid w:val="0005366F"/>
    <w:rsid w:val="00055C85"/>
    <w:rsid w:val="0005602D"/>
    <w:rsid w:val="00056B9F"/>
    <w:rsid w:val="00060235"/>
    <w:rsid w:val="00060B9B"/>
    <w:rsid w:val="00064E1A"/>
    <w:rsid w:val="00066483"/>
    <w:rsid w:val="00066C14"/>
    <w:rsid w:val="00067191"/>
    <w:rsid w:val="0007453B"/>
    <w:rsid w:val="000765B6"/>
    <w:rsid w:val="00080361"/>
    <w:rsid w:val="00081C66"/>
    <w:rsid w:val="000832C8"/>
    <w:rsid w:val="000877D3"/>
    <w:rsid w:val="00087EB0"/>
    <w:rsid w:val="00094A38"/>
    <w:rsid w:val="00097899"/>
    <w:rsid w:val="000A2CF6"/>
    <w:rsid w:val="000A4F96"/>
    <w:rsid w:val="000A571D"/>
    <w:rsid w:val="000A6E49"/>
    <w:rsid w:val="000A7935"/>
    <w:rsid w:val="000B14E1"/>
    <w:rsid w:val="000B1C88"/>
    <w:rsid w:val="000B366A"/>
    <w:rsid w:val="000B4AF3"/>
    <w:rsid w:val="000B4EF7"/>
    <w:rsid w:val="000B6C8C"/>
    <w:rsid w:val="000C00CE"/>
    <w:rsid w:val="000C01EC"/>
    <w:rsid w:val="000C0F07"/>
    <w:rsid w:val="000C1A46"/>
    <w:rsid w:val="000C25D2"/>
    <w:rsid w:val="000C3A89"/>
    <w:rsid w:val="000C4B7A"/>
    <w:rsid w:val="000C587D"/>
    <w:rsid w:val="000D101A"/>
    <w:rsid w:val="000D2916"/>
    <w:rsid w:val="000E1F97"/>
    <w:rsid w:val="000E41D2"/>
    <w:rsid w:val="000E54A4"/>
    <w:rsid w:val="000E6F5C"/>
    <w:rsid w:val="000F2DEA"/>
    <w:rsid w:val="000F30DA"/>
    <w:rsid w:val="000F5143"/>
    <w:rsid w:val="000F6F3F"/>
    <w:rsid w:val="001013AC"/>
    <w:rsid w:val="00103AED"/>
    <w:rsid w:val="0010591C"/>
    <w:rsid w:val="00107438"/>
    <w:rsid w:val="00111049"/>
    <w:rsid w:val="0011489B"/>
    <w:rsid w:val="00115016"/>
    <w:rsid w:val="001206DE"/>
    <w:rsid w:val="0012296F"/>
    <w:rsid w:val="00123D00"/>
    <w:rsid w:val="00124CB3"/>
    <w:rsid w:val="00126D65"/>
    <w:rsid w:val="001311D2"/>
    <w:rsid w:val="00131DC4"/>
    <w:rsid w:val="00131DE0"/>
    <w:rsid w:val="001332E7"/>
    <w:rsid w:val="00133B95"/>
    <w:rsid w:val="00133F45"/>
    <w:rsid w:val="00134617"/>
    <w:rsid w:val="001370DA"/>
    <w:rsid w:val="00143475"/>
    <w:rsid w:val="00152209"/>
    <w:rsid w:val="001541C7"/>
    <w:rsid w:val="00154D21"/>
    <w:rsid w:val="001567E5"/>
    <w:rsid w:val="0015714B"/>
    <w:rsid w:val="0016160C"/>
    <w:rsid w:val="00161638"/>
    <w:rsid w:val="001629B5"/>
    <w:rsid w:val="00167344"/>
    <w:rsid w:val="001679C3"/>
    <w:rsid w:val="001701DF"/>
    <w:rsid w:val="00171F00"/>
    <w:rsid w:val="001723FD"/>
    <w:rsid w:val="001736EB"/>
    <w:rsid w:val="001743DB"/>
    <w:rsid w:val="0017476E"/>
    <w:rsid w:val="00175FFC"/>
    <w:rsid w:val="001809E9"/>
    <w:rsid w:val="001829BB"/>
    <w:rsid w:val="001842DF"/>
    <w:rsid w:val="00184E13"/>
    <w:rsid w:val="00190D5F"/>
    <w:rsid w:val="0019447A"/>
    <w:rsid w:val="0019697F"/>
    <w:rsid w:val="00197A96"/>
    <w:rsid w:val="001A0702"/>
    <w:rsid w:val="001A0B9B"/>
    <w:rsid w:val="001A21A5"/>
    <w:rsid w:val="001A30DD"/>
    <w:rsid w:val="001A343B"/>
    <w:rsid w:val="001A38F2"/>
    <w:rsid w:val="001A44E8"/>
    <w:rsid w:val="001B06DC"/>
    <w:rsid w:val="001B1A56"/>
    <w:rsid w:val="001B3611"/>
    <w:rsid w:val="001C09CA"/>
    <w:rsid w:val="001C1D41"/>
    <w:rsid w:val="001C79DC"/>
    <w:rsid w:val="001D236C"/>
    <w:rsid w:val="001D3257"/>
    <w:rsid w:val="001D6A37"/>
    <w:rsid w:val="001D7084"/>
    <w:rsid w:val="001E094A"/>
    <w:rsid w:val="001E4D29"/>
    <w:rsid w:val="001E53BF"/>
    <w:rsid w:val="001E63B8"/>
    <w:rsid w:val="001E7795"/>
    <w:rsid w:val="001F3F12"/>
    <w:rsid w:val="001F7B54"/>
    <w:rsid w:val="00200776"/>
    <w:rsid w:val="00204EA7"/>
    <w:rsid w:val="00205987"/>
    <w:rsid w:val="00207E02"/>
    <w:rsid w:val="0021229D"/>
    <w:rsid w:val="00212551"/>
    <w:rsid w:val="002141CB"/>
    <w:rsid w:val="00214DE4"/>
    <w:rsid w:val="00221EFA"/>
    <w:rsid w:val="0022289B"/>
    <w:rsid w:val="00224D7F"/>
    <w:rsid w:val="0022596D"/>
    <w:rsid w:val="00241F4C"/>
    <w:rsid w:val="00247388"/>
    <w:rsid w:val="00247510"/>
    <w:rsid w:val="00247849"/>
    <w:rsid w:val="0025041F"/>
    <w:rsid w:val="002518E3"/>
    <w:rsid w:val="00252028"/>
    <w:rsid w:val="0025301C"/>
    <w:rsid w:val="00257374"/>
    <w:rsid w:val="0026091C"/>
    <w:rsid w:val="00260FAE"/>
    <w:rsid w:val="00261F7C"/>
    <w:rsid w:val="00267305"/>
    <w:rsid w:val="00267E55"/>
    <w:rsid w:val="00271673"/>
    <w:rsid w:val="00271C78"/>
    <w:rsid w:val="002731ED"/>
    <w:rsid w:val="0027354A"/>
    <w:rsid w:val="002768CC"/>
    <w:rsid w:val="0027789E"/>
    <w:rsid w:val="00281B18"/>
    <w:rsid w:val="002948B9"/>
    <w:rsid w:val="00297EBC"/>
    <w:rsid w:val="002A045C"/>
    <w:rsid w:val="002A0470"/>
    <w:rsid w:val="002A1CDB"/>
    <w:rsid w:val="002A3556"/>
    <w:rsid w:val="002A3D2D"/>
    <w:rsid w:val="002A65AB"/>
    <w:rsid w:val="002A6AE6"/>
    <w:rsid w:val="002A6CB4"/>
    <w:rsid w:val="002A7434"/>
    <w:rsid w:val="002B1039"/>
    <w:rsid w:val="002B3D5E"/>
    <w:rsid w:val="002C2101"/>
    <w:rsid w:val="002C52D1"/>
    <w:rsid w:val="002C629C"/>
    <w:rsid w:val="002C6B3F"/>
    <w:rsid w:val="002D0534"/>
    <w:rsid w:val="002D260C"/>
    <w:rsid w:val="002D3007"/>
    <w:rsid w:val="002D6763"/>
    <w:rsid w:val="002E1F50"/>
    <w:rsid w:val="002E4CD6"/>
    <w:rsid w:val="002F656C"/>
    <w:rsid w:val="002F7C79"/>
    <w:rsid w:val="00300A6F"/>
    <w:rsid w:val="00300AFB"/>
    <w:rsid w:val="003052FD"/>
    <w:rsid w:val="00306D4B"/>
    <w:rsid w:val="00307F86"/>
    <w:rsid w:val="003104D6"/>
    <w:rsid w:val="00310582"/>
    <w:rsid w:val="00310DF9"/>
    <w:rsid w:val="00312A35"/>
    <w:rsid w:val="00313A49"/>
    <w:rsid w:val="00313B61"/>
    <w:rsid w:val="00321856"/>
    <w:rsid w:val="0032420A"/>
    <w:rsid w:val="00324520"/>
    <w:rsid w:val="00325BD9"/>
    <w:rsid w:val="00325FB3"/>
    <w:rsid w:val="00326EAC"/>
    <w:rsid w:val="003272A2"/>
    <w:rsid w:val="00330FE7"/>
    <w:rsid w:val="00335058"/>
    <w:rsid w:val="003406F9"/>
    <w:rsid w:val="003419BB"/>
    <w:rsid w:val="00341DC9"/>
    <w:rsid w:val="00350D1E"/>
    <w:rsid w:val="003514FB"/>
    <w:rsid w:val="003565BF"/>
    <w:rsid w:val="00356A47"/>
    <w:rsid w:val="00357FC8"/>
    <w:rsid w:val="003612C8"/>
    <w:rsid w:val="00361846"/>
    <w:rsid w:val="00372120"/>
    <w:rsid w:val="00373A6E"/>
    <w:rsid w:val="003741B7"/>
    <w:rsid w:val="003751C7"/>
    <w:rsid w:val="00377198"/>
    <w:rsid w:val="00381293"/>
    <w:rsid w:val="00385494"/>
    <w:rsid w:val="0038671F"/>
    <w:rsid w:val="00392E4E"/>
    <w:rsid w:val="00393422"/>
    <w:rsid w:val="00394C70"/>
    <w:rsid w:val="003A20FB"/>
    <w:rsid w:val="003A596D"/>
    <w:rsid w:val="003B0EF4"/>
    <w:rsid w:val="003B0F28"/>
    <w:rsid w:val="003B161A"/>
    <w:rsid w:val="003B35FB"/>
    <w:rsid w:val="003B3B07"/>
    <w:rsid w:val="003B4898"/>
    <w:rsid w:val="003B4CAE"/>
    <w:rsid w:val="003B5C23"/>
    <w:rsid w:val="003C1AB6"/>
    <w:rsid w:val="003C3A65"/>
    <w:rsid w:val="003C64A6"/>
    <w:rsid w:val="003D14CF"/>
    <w:rsid w:val="003E0B32"/>
    <w:rsid w:val="003E2C6D"/>
    <w:rsid w:val="003E67DC"/>
    <w:rsid w:val="003F3806"/>
    <w:rsid w:val="003F619A"/>
    <w:rsid w:val="003F65C1"/>
    <w:rsid w:val="0040154C"/>
    <w:rsid w:val="00401B64"/>
    <w:rsid w:val="004034AD"/>
    <w:rsid w:val="004055CF"/>
    <w:rsid w:val="00405D84"/>
    <w:rsid w:val="00405F61"/>
    <w:rsid w:val="004070E2"/>
    <w:rsid w:val="004072A7"/>
    <w:rsid w:val="004103C8"/>
    <w:rsid w:val="00415C3A"/>
    <w:rsid w:val="004164DF"/>
    <w:rsid w:val="00416F16"/>
    <w:rsid w:val="004174CD"/>
    <w:rsid w:val="0042153C"/>
    <w:rsid w:val="004259CF"/>
    <w:rsid w:val="00434B02"/>
    <w:rsid w:val="00434B8D"/>
    <w:rsid w:val="0043604E"/>
    <w:rsid w:val="00447F24"/>
    <w:rsid w:val="004520C7"/>
    <w:rsid w:val="0045323B"/>
    <w:rsid w:val="004532AF"/>
    <w:rsid w:val="00453976"/>
    <w:rsid w:val="004573F4"/>
    <w:rsid w:val="004627F3"/>
    <w:rsid w:val="00462CD8"/>
    <w:rsid w:val="00464A23"/>
    <w:rsid w:val="004650D0"/>
    <w:rsid w:val="00465AEA"/>
    <w:rsid w:val="004663D1"/>
    <w:rsid w:val="004711B3"/>
    <w:rsid w:val="00471C10"/>
    <w:rsid w:val="00474B2B"/>
    <w:rsid w:val="00477D3E"/>
    <w:rsid w:val="004810DE"/>
    <w:rsid w:val="00481753"/>
    <w:rsid w:val="004845BA"/>
    <w:rsid w:val="004876E0"/>
    <w:rsid w:val="00491152"/>
    <w:rsid w:val="00491623"/>
    <w:rsid w:val="004941DB"/>
    <w:rsid w:val="00494527"/>
    <w:rsid w:val="00494818"/>
    <w:rsid w:val="004A4192"/>
    <w:rsid w:val="004A5D8E"/>
    <w:rsid w:val="004A7B09"/>
    <w:rsid w:val="004B2238"/>
    <w:rsid w:val="004B5F80"/>
    <w:rsid w:val="004B7614"/>
    <w:rsid w:val="004C19D3"/>
    <w:rsid w:val="004C2CA8"/>
    <w:rsid w:val="004C518D"/>
    <w:rsid w:val="004D0B31"/>
    <w:rsid w:val="004D55F0"/>
    <w:rsid w:val="004D6412"/>
    <w:rsid w:val="004E37E9"/>
    <w:rsid w:val="004E3C1C"/>
    <w:rsid w:val="004E46D4"/>
    <w:rsid w:val="004E4999"/>
    <w:rsid w:val="004F4D11"/>
    <w:rsid w:val="004F4FA2"/>
    <w:rsid w:val="004F6F35"/>
    <w:rsid w:val="0050011E"/>
    <w:rsid w:val="00501AB8"/>
    <w:rsid w:val="00510039"/>
    <w:rsid w:val="00511FA7"/>
    <w:rsid w:val="00512690"/>
    <w:rsid w:val="005138A4"/>
    <w:rsid w:val="00514AF3"/>
    <w:rsid w:val="00516358"/>
    <w:rsid w:val="00517D27"/>
    <w:rsid w:val="00520AC7"/>
    <w:rsid w:val="00520C77"/>
    <w:rsid w:val="00525AF8"/>
    <w:rsid w:val="00526756"/>
    <w:rsid w:val="00537CC6"/>
    <w:rsid w:val="00542545"/>
    <w:rsid w:val="0054677D"/>
    <w:rsid w:val="005601D4"/>
    <w:rsid w:val="00560D7E"/>
    <w:rsid w:val="00563AFE"/>
    <w:rsid w:val="00565FE8"/>
    <w:rsid w:val="00567DB0"/>
    <w:rsid w:val="00575B89"/>
    <w:rsid w:val="005824FF"/>
    <w:rsid w:val="005925DA"/>
    <w:rsid w:val="00595148"/>
    <w:rsid w:val="00596863"/>
    <w:rsid w:val="005A0017"/>
    <w:rsid w:val="005A1968"/>
    <w:rsid w:val="005A5D9A"/>
    <w:rsid w:val="005A7C56"/>
    <w:rsid w:val="005B41C7"/>
    <w:rsid w:val="005B52C3"/>
    <w:rsid w:val="005C0FBB"/>
    <w:rsid w:val="005C4B4C"/>
    <w:rsid w:val="005C580D"/>
    <w:rsid w:val="005C5D62"/>
    <w:rsid w:val="005D1DE5"/>
    <w:rsid w:val="005D2434"/>
    <w:rsid w:val="005D72B5"/>
    <w:rsid w:val="005F2665"/>
    <w:rsid w:val="005F4391"/>
    <w:rsid w:val="00600805"/>
    <w:rsid w:val="00604D46"/>
    <w:rsid w:val="00605576"/>
    <w:rsid w:val="00605A6B"/>
    <w:rsid w:val="00611C74"/>
    <w:rsid w:val="006124F5"/>
    <w:rsid w:val="006145F7"/>
    <w:rsid w:val="00614AEF"/>
    <w:rsid w:val="0061583A"/>
    <w:rsid w:val="00617CED"/>
    <w:rsid w:val="0062066E"/>
    <w:rsid w:val="006279F0"/>
    <w:rsid w:val="00627F4C"/>
    <w:rsid w:val="006335C9"/>
    <w:rsid w:val="00633EA7"/>
    <w:rsid w:val="00634B04"/>
    <w:rsid w:val="00640F85"/>
    <w:rsid w:val="006414F7"/>
    <w:rsid w:val="00642D01"/>
    <w:rsid w:val="006479A7"/>
    <w:rsid w:val="00651F8A"/>
    <w:rsid w:val="00653B3B"/>
    <w:rsid w:val="00654983"/>
    <w:rsid w:val="00655863"/>
    <w:rsid w:val="00657DE3"/>
    <w:rsid w:val="0066266A"/>
    <w:rsid w:val="00666AA4"/>
    <w:rsid w:val="00673222"/>
    <w:rsid w:val="00674F78"/>
    <w:rsid w:val="0067643F"/>
    <w:rsid w:val="00676EBC"/>
    <w:rsid w:val="0069058E"/>
    <w:rsid w:val="0069307D"/>
    <w:rsid w:val="00693788"/>
    <w:rsid w:val="00693E9B"/>
    <w:rsid w:val="00695952"/>
    <w:rsid w:val="0069760D"/>
    <w:rsid w:val="006A07A3"/>
    <w:rsid w:val="006A1188"/>
    <w:rsid w:val="006A340C"/>
    <w:rsid w:val="006B074C"/>
    <w:rsid w:val="006B0A68"/>
    <w:rsid w:val="006B5287"/>
    <w:rsid w:val="006B6A9F"/>
    <w:rsid w:val="006C0A85"/>
    <w:rsid w:val="006C19B3"/>
    <w:rsid w:val="006C5A9B"/>
    <w:rsid w:val="006C6F07"/>
    <w:rsid w:val="006D01F7"/>
    <w:rsid w:val="006D0908"/>
    <w:rsid w:val="006D13A8"/>
    <w:rsid w:val="006D6B48"/>
    <w:rsid w:val="006E1588"/>
    <w:rsid w:val="006E3A74"/>
    <w:rsid w:val="006E74FF"/>
    <w:rsid w:val="006F1A22"/>
    <w:rsid w:val="007009F1"/>
    <w:rsid w:val="00700E3C"/>
    <w:rsid w:val="007059A0"/>
    <w:rsid w:val="00706D47"/>
    <w:rsid w:val="00716F43"/>
    <w:rsid w:val="00721278"/>
    <w:rsid w:val="007228D3"/>
    <w:rsid w:val="00726AC0"/>
    <w:rsid w:val="0073125C"/>
    <w:rsid w:val="0073249C"/>
    <w:rsid w:val="00733B1D"/>
    <w:rsid w:val="00734E04"/>
    <w:rsid w:val="00737B3D"/>
    <w:rsid w:val="00740813"/>
    <w:rsid w:val="00740CB3"/>
    <w:rsid w:val="00740EED"/>
    <w:rsid w:val="0074354A"/>
    <w:rsid w:val="00743B89"/>
    <w:rsid w:val="007449AF"/>
    <w:rsid w:val="00745981"/>
    <w:rsid w:val="00745A7D"/>
    <w:rsid w:val="00751A76"/>
    <w:rsid w:val="00752AC6"/>
    <w:rsid w:val="00753D70"/>
    <w:rsid w:val="00757504"/>
    <w:rsid w:val="00765496"/>
    <w:rsid w:val="007661C6"/>
    <w:rsid w:val="007712D1"/>
    <w:rsid w:val="007715FE"/>
    <w:rsid w:val="00771664"/>
    <w:rsid w:val="00772B17"/>
    <w:rsid w:val="007731C8"/>
    <w:rsid w:val="00782D21"/>
    <w:rsid w:val="007830B0"/>
    <w:rsid w:val="00785CE5"/>
    <w:rsid w:val="00787BB2"/>
    <w:rsid w:val="0079152A"/>
    <w:rsid w:val="007930B5"/>
    <w:rsid w:val="0079427A"/>
    <w:rsid w:val="007954BC"/>
    <w:rsid w:val="00797FBE"/>
    <w:rsid w:val="007A01B4"/>
    <w:rsid w:val="007A0BD9"/>
    <w:rsid w:val="007A22C4"/>
    <w:rsid w:val="007A6F39"/>
    <w:rsid w:val="007A6FBE"/>
    <w:rsid w:val="007B0C33"/>
    <w:rsid w:val="007B19BB"/>
    <w:rsid w:val="007B2B8A"/>
    <w:rsid w:val="007B3A9B"/>
    <w:rsid w:val="007B4127"/>
    <w:rsid w:val="007B66ED"/>
    <w:rsid w:val="007B6F86"/>
    <w:rsid w:val="007C5367"/>
    <w:rsid w:val="007C5B22"/>
    <w:rsid w:val="007C6E0A"/>
    <w:rsid w:val="007D0FF5"/>
    <w:rsid w:val="007D1953"/>
    <w:rsid w:val="007E1AF4"/>
    <w:rsid w:val="007E35D2"/>
    <w:rsid w:val="007E530F"/>
    <w:rsid w:val="007F011F"/>
    <w:rsid w:val="007F0DBB"/>
    <w:rsid w:val="007F0EC6"/>
    <w:rsid w:val="007F1CC9"/>
    <w:rsid w:val="007F213B"/>
    <w:rsid w:val="007F36BF"/>
    <w:rsid w:val="007F4349"/>
    <w:rsid w:val="007F5110"/>
    <w:rsid w:val="007F6459"/>
    <w:rsid w:val="008004F5"/>
    <w:rsid w:val="008018B9"/>
    <w:rsid w:val="008042D3"/>
    <w:rsid w:val="0080497E"/>
    <w:rsid w:val="00805857"/>
    <w:rsid w:val="008066A5"/>
    <w:rsid w:val="00814F92"/>
    <w:rsid w:val="008171F0"/>
    <w:rsid w:val="00817395"/>
    <w:rsid w:val="00817C06"/>
    <w:rsid w:val="00822CC5"/>
    <w:rsid w:val="00824DE0"/>
    <w:rsid w:val="008319D0"/>
    <w:rsid w:val="00832C76"/>
    <w:rsid w:val="00833DC1"/>
    <w:rsid w:val="00834B79"/>
    <w:rsid w:val="0083609C"/>
    <w:rsid w:val="00837456"/>
    <w:rsid w:val="00845E2C"/>
    <w:rsid w:val="00850863"/>
    <w:rsid w:val="00857F28"/>
    <w:rsid w:val="008600B8"/>
    <w:rsid w:val="0086026B"/>
    <w:rsid w:val="00861938"/>
    <w:rsid w:val="00862DCB"/>
    <w:rsid w:val="00863566"/>
    <w:rsid w:val="00863A4F"/>
    <w:rsid w:val="00866548"/>
    <w:rsid w:val="00866A4B"/>
    <w:rsid w:val="00866E2D"/>
    <w:rsid w:val="0086703B"/>
    <w:rsid w:val="00875317"/>
    <w:rsid w:val="008812D0"/>
    <w:rsid w:val="008868D4"/>
    <w:rsid w:val="00891099"/>
    <w:rsid w:val="00891D48"/>
    <w:rsid w:val="00894F6D"/>
    <w:rsid w:val="008957C2"/>
    <w:rsid w:val="00896C91"/>
    <w:rsid w:val="00897245"/>
    <w:rsid w:val="008A06E6"/>
    <w:rsid w:val="008A4123"/>
    <w:rsid w:val="008B0C09"/>
    <w:rsid w:val="008B14A5"/>
    <w:rsid w:val="008B1C82"/>
    <w:rsid w:val="008C0059"/>
    <w:rsid w:val="008C1769"/>
    <w:rsid w:val="008C36AD"/>
    <w:rsid w:val="008C6809"/>
    <w:rsid w:val="008C7379"/>
    <w:rsid w:val="008C77E2"/>
    <w:rsid w:val="008D0967"/>
    <w:rsid w:val="008D2102"/>
    <w:rsid w:val="008D7907"/>
    <w:rsid w:val="008D7A6D"/>
    <w:rsid w:val="008E469D"/>
    <w:rsid w:val="008E4769"/>
    <w:rsid w:val="008E6939"/>
    <w:rsid w:val="008F0A85"/>
    <w:rsid w:val="008F268F"/>
    <w:rsid w:val="008F3D87"/>
    <w:rsid w:val="008F460F"/>
    <w:rsid w:val="008F4EF9"/>
    <w:rsid w:val="008F78DD"/>
    <w:rsid w:val="00901BD7"/>
    <w:rsid w:val="0090437C"/>
    <w:rsid w:val="00904B60"/>
    <w:rsid w:val="00910CD6"/>
    <w:rsid w:val="009115F6"/>
    <w:rsid w:val="0091595E"/>
    <w:rsid w:val="00925C3A"/>
    <w:rsid w:val="00926374"/>
    <w:rsid w:val="00926C0E"/>
    <w:rsid w:val="00927306"/>
    <w:rsid w:val="00927A7B"/>
    <w:rsid w:val="009325FE"/>
    <w:rsid w:val="00932915"/>
    <w:rsid w:val="00936341"/>
    <w:rsid w:val="00936C2B"/>
    <w:rsid w:val="009412E2"/>
    <w:rsid w:val="00941330"/>
    <w:rsid w:val="00942F65"/>
    <w:rsid w:val="00943B36"/>
    <w:rsid w:val="009453CF"/>
    <w:rsid w:val="00954084"/>
    <w:rsid w:val="00954BA5"/>
    <w:rsid w:val="0096160E"/>
    <w:rsid w:val="009618A8"/>
    <w:rsid w:val="00963F08"/>
    <w:rsid w:val="00974DB6"/>
    <w:rsid w:val="00976AB4"/>
    <w:rsid w:val="00977C8D"/>
    <w:rsid w:val="009850E7"/>
    <w:rsid w:val="00986D75"/>
    <w:rsid w:val="009879EB"/>
    <w:rsid w:val="0099008A"/>
    <w:rsid w:val="009912EE"/>
    <w:rsid w:val="00991D66"/>
    <w:rsid w:val="00994474"/>
    <w:rsid w:val="009966F0"/>
    <w:rsid w:val="00996AD7"/>
    <w:rsid w:val="009A0A94"/>
    <w:rsid w:val="009B068B"/>
    <w:rsid w:val="009B19DF"/>
    <w:rsid w:val="009B2312"/>
    <w:rsid w:val="009B2D8B"/>
    <w:rsid w:val="009B2EED"/>
    <w:rsid w:val="009B59CA"/>
    <w:rsid w:val="009C2837"/>
    <w:rsid w:val="009C296D"/>
    <w:rsid w:val="009C323F"/>
    <w:rsid w:val="009C5840"/>
    <w:rsid w:val="009D2FB5"/>
    <w:rsid w:val="009D47AC"/>
    <w:rsid w:val="009D554F"/>
    <w:rsid w:val="009D79AC"/>
    <w:rsid w:val="009E70EF"/>
    <w:rsid w:val="009F2DED"/>
    <w:rsid w:val="009F34FD"/>
    <w:rsid w:val="00A068A9"/>
    <w:rsid w:val="00A1028A"/>
    <w:rsid w:val="00A11381"/>
    <w:rsid w:val="00A11B91"/>
    <w:rsid w:val="00A15E9A"/>
    <w:rsid w:val="00A178C8"/>
    <w:rsid w:val="00A20277"/>
    <w:rsid w:val="00A2186E"/>
    <w:rsid w:val="00A21950"/>
    <w:rsid w:val="00A21B14"/>
    <w:rsid w:val="00A22B03"/>
    <w:rsid w:val="00A24FA8"/>
    <w:rsid w:val="00A26F8C"/>
    <w:rsid w:val="00A27170"/>
    <w:rsid w:val="00A31DB0"/>
    <w:rsid w:val="00A33E85"/>
    <w:rsid w:val="00A34BE9"/>
    <w:rsid w:val="00A35633"/>
    <w:rsid w:val="00A36B22"/>
    <w:rsid w:val="00A42A28"/>
    <w:rsid w:val="00A460DB"/>
    <w:rsid w:val="00A512F3"/>
    <w:rsid w:val="00A53F0C"/>
    <w:rsid w:val="00A6039A"/>
    <w:rsid w:val="00A64B9D"/>
    <w:rsid w:val="00A66847"/>
    <w:rsid w:val="00A67F6A"/>
    <w:rsid w:val="00A70A78"/>
    <w:rsid w:val="00A70B93"/>
    <w:rsid w:val="00A72971"/>
    <w:rsid w:val="00A72F29"/>
    <w:rsid w:val="00A74EE5"/>
    <w:rsid w:val="00A75292"/>
    <w:rsid w:val="00A7538B"/>
    <w:rsid w:val="00A816FA"/>
    <w:rsid w:val="00A85974"/>
    <w:rsid w:val="00A869AF"/>
    <w:rsid w:val="00A92808"/>
    <w:rsid w:val="00A92B40"/>
    <w:rsid w:val="00A93E8D"/>
    <w:rsid w:val="00AA23CF"/>
    <w:rsid w:val="00AA656A"/>
    <w:rsid w:val="00AB053C"/>
    <w:rsid w:val="00AB0B45"/>
    <w:rsid w:val="00AB1E29"/>
    <w:rsid w:val="00AB5EF3"/>
    <w:rsid w:val="00AC1333"/>
    <w:rsid w:val="00AC262C"/>
    <w:rsid w:val="00AC4478"/>
    <w:rsid w:val="00AC55BA"/>
    <w:rsid w:val="00AC7EE7"/>
    <w:rsid w:val="00AC7F76"/>
    <w:rsid w:val="00AD1287"/>
    <w:rsid w:val="00AD4B97"/>
    <w:rsid w:val="00AD6FDC"/>
    <w:rsid w:val="00AE0F10"/>
    <w:rsid w:val="00AE2426"/>
    <w:rsid w:val="00AE3F60"/>
    <w:rsid w:val="00AE4587"/>
    <w:rsid w:val="00AE6485"/>
    <w:rsid w:val="00AE7624"/>
    <w:rsid w:val="00AF0E65"/>
    <w:rsid w:val="00AF166E"/>
    <w:rsid w:val="00AF30D5"/>
    <w:rsid w:val="00AF4325"/>
    <w:rsid w:val="00AF43D1"/>
    <w:rsid w:val="00AF4AB3"/>
    <w:rsid w:val="00AF5EA4"/>
    <w:rsid w:val="00B01CF1"/>
    <w:rsid w:val="00B1567E"/>
    <w:rsid w:val="00B21C84"/>
    <w:rsid w:val="00B24CF2"/>
    <w:rsid w:val="00B30EDB"/>
    <w:rsid w:val="00B32238"/>
    <w:rsid w:val="00B33D69"/>
    <w:rsid w:val="00B34083"/>
    <w:rsid w:val="00B37CE3"/>
    <w:rsid w:val="00B41FE9"/>
    <w:rsid w:val="00B43A11"/>
    <w:rsid w:val="00B45F79"/>
    <w:rsid w:val="00B46093"/>
    <w:rsid w:val="00B46477"/>
    <w:rsid w:val="00B46A4B"/>
    <w:rsid w:val="00B50AB0"/>
    <w:rsid w:val="00B54D73"/>
    <w:rsid w:val="00B578E6"/>
    <w:rsid w:val="00B60657"/>
    <w:rsid w:val="00B61A08"/>
    <w:rsid w:val="00B64BC2"/>
    <w:rsid w:val="00B66DB2"/>
    <w:rsid w:val="00B67382"/>
    <w:rsid w:val="00B7042A"/>
    <w:rsid w:val="00B76FA3"/>
    <w:rsid w:val="00B8271F"/>
    <w:rsid w:val="00B83B81"/>
    <w:rsid w:val="00B856A1"/>
    <w:rsid w:val="00B87442"/>
    <w:rsid w:val="00B90391"/>
    <w:rsid w:val="00B90933"/>
    <w:rsid w:val="00B91A3B"/>
    <w:rsid w:val="00B91D2C"/>
    <w:rsid w:val="00B93BFA"/>
    <w:rsid w:val="00B97295"/>
    <w:rsid w:val="00BA5A33"/>
    <w:rsid w:val="00BA631D"/>
    <w:rsid w:val="00BA6A0A"/>
    <w:rsid w:val="00BB5893"/>
    <w:rsid w:val="00BB7A14"/>
    <w:rsid w:val="00BC3386"/>
    <w:rsid w:val="00BC73BF"/>
    <w:rsid w:val="00BD317C"/>
    <w:rsid w:val="00BD5C28"/>
    <w:rsid w:val="00BD71F2"/>
    <w:rsid w:val="00BE0955"/>
    <w:rsid w:val="00BE4E6D"/>
    <w:rsid w:val="00BE7FCF"/>
    <w:rsid w:val="00BF1584"/>
    <w:rsid w:val="00BF3A12"/>
    <w:rsid w:val="00C043FA"/>
    <w:rsid w:val="00C05437"/>
    <w:rsid w:val="00C12CBA"/>
    <w:rsid w:val="00C17415"/>
    <w:rsid w:val="00C209C3"/>
    <w:rsid w:val="00C21A6F"/>
    <w:rsid w:val="00C21AE5"/>
    <w:rsid w:val="00C27D0F"/>
    <w:rsid w:val="00C31273"/>
    <w:rsid w:val="00C316B1"/>
    <w:rsid w:val="00C324E9"/>
    <w:rsid w:val="00C32EED"/>
    <w:rsid w:val="00C35AC2"/>
    <w:rsid w:val="00C35E6D"/>
    <w:rsid w:val="00C43E4E"/>
    <w:rsid w:val="00C51EAC"/>
    <w:rsid w:val="00C60291"/>
    <w:rsid w:val="00C642D9"/>
    <w:rsid w:val="00C65E44"/>
    <w:rsid w:val="00C67AB1"/>
    <w:rsid w:val="00C74425"/>
    <w:rsid w:val="00C75512"/>
    <w:rsid w:val="00C759CE"/>
    <w:rsid w:val="00C805FD"/>
    <w:rsid w:val="00C80B49"/>
    <w:rsid w:val="00C847A2"/>
    <w:rsid w:val="00C85424"/>
    <w:rsid w:val="00C85469"/>
    <w:rsid w:val="00C85D4D"/>
    <w:rsid w:val="00C86747"/>
    <w:rsid w:val="00C904BD"/>
    <w:rsid w:val="00C92D0D"/>
    <w:rsid w:val="00C92E06"/>
    <w:rsid w:val="00C956BE"/>
    <w:rsid w:val="00C97089"/>
    <w:rsid w:val="00C97217"/>
    <w:rsid w:val="00CA0989"/>
    <w:rsid w:val="00CA34F1"/>
    <w:rsid w:val="00CA35CA"/>
    <w:rsid w:val="00CA526D"/>
    <w:rsid w:val="00CA6362"/>
    <w:rsid w:val="00CA6D26"/>
    <w:rsid w:val="00CA7B70"/>
    <w:rsid w:val="00CB15C1"/>
    <w:rsid w:val="00CB445B"/>
    <w:rsid w:val="00CB512F"/>
    <w:rsid w:val="00CB5608"/>
    <w:rsid w:val="00CB6597"/>
    <w:rsid w:val="00CC2EFA"/>
    <w:rsid w:val="00CC3233"/>
    <w:rsid w:val="00CC33FD"/>
    <w:rsid w:val="00CC58BC"/>
    <w:rsid w:val="00CC5C36"/>
    <w:rsid w:val="00CC68F7"/>
    <w:rsid w:val="00CC74EE"/>
    <w:rsid w:val="00CD3799"/>
    <w:rsid w:val="00CD742A"/>
    <w:rsid w:val="00CD7790"/>
    <w:rsid w:val="00CE4141"/>
    <w:rsid w:val="00CE68C5"/>
    <w:rsid w:val="00CF1A07"/>
    <w:rsid w:val="00CF20E4"/>
    <w:rsid w:val="00CF3A53"/>
    <w:rsid w:val="00CF640D"/>
    <w:rsid w:val="00D007B1"/>
    <w:rsid w:val="00D01766"/>
    <w:rsid w:val="00D01D22"/>
    <w:rsid w:val="00D02AE7"/>
    <w:rsid w:val="00D0418A"/>
    <w:rsid w:val="00D0691C"/>
    <w:rsid w:val="00D07086"/>
    <w:rsid w:val="00D076A5"/>
    <w:rsid w:val="00D07C4C"/>
    <w:rsid w:val="00D102D4"/>
    <w:rsid w:val="00D120BF"/>
    <w:rsid w:val="00D141C4"/>
    <w:rsid w:val="00D156E3"/>
    <w:rsid w:val="00D15CA7"/>
    <w:rsid w:val="00D203BB"/>
    <w:rsid w:val="00D2248F"/>
    <w:rsid w:val="00D259DD"/>
    <w:rsid w:val="00D25E7D"/>
    <w:rsid w:val="00D25F86"/>
    <w:rsid w:val="00D270FF"/>
    <w:rsid w:val="00D3203F"/>
    <w:rsid w:val="00D33D31"/>
    <w:rsid w:val="00D35406"/>
    <w:rsid w:val="00D35758"/>
    <w:rsid w:val="00D37158"/>
    <w:rsid w:val="00D37878"/>
    <w:rsid w:val="00D4132F"/>
    <w:rsid w:val="00D47182"/>
    <w:rsid w:val="00D53287"/>
    <w:rsid w:val="00D56154"/>
    <w:rsid w:val="00D5641F"/>
    <w:rsid w:val="00D567D6"/>
    <w:rsid w:val="00D5738F"/>
    <w:rsid w:val="00D57CA7"/>
    <w:rsid w:val="00D60140"/>
    <w:rsid w:val="00D63DE8"/>
    <w:rsid w:val="00D67344"/>
    <w:rsid w:val="00D677CE"/>
    <w:rsid w:val="00D67D6F"/>
    <w:rsid w:val="00D703C3"/>
    <w:rsid w:val="00D7053E"/>
    <w:rsid w:val="00D72F58"/>
    <w:rsid w:val="00D74015"/>
    <w:rsid w:val="00D81B54"/>
    <w:rsid w:val="00D82015"/>
    <w:rsid w:val="00D8499E"/>
    <w:rsid w:val="00D852D2"/>
    <w:rsid w:val="00D925DB"/>
    <w:rsid w:val="00D9732B"/>
    <w:rsid w:val="00DA2E94"/>
    <w:rsid w:val="00DA5335"/>
    <w:rsid w:val="00DA71A1"/>
    <w:rsid w:val="00DA747E"/>
    <w:rsid w:val="00DB016F"/>
    <w:rsid w:val="00DB2091"/>
    <w:rsid w:val="00DC4265"/>
    <w:rsid w:val="00DC43D8"/>
    <w:rsid w:val="00DC565E"/>
    <w:rsid w:val="00DC62D1"/>
    <w:rsid w:val="00DD1102"/>
    <w:rsid w:val="00DD78C9"/>
    <w:rsid w:val="00DE0B79"/>
    <w:rsid w:val="00DF315F"/>
    <w:rsid w:val="00DF53AE"/>
    <w:rsid w:val="00E0085C"/>
    <w:rsid w:val="00E0205E"/>
    <w:rsid w:val="00E02D89"/>
    <w:rsid w:val="00E03387"/>
    <w:rsid w:val="00E035E4"/>
    <w:rsid w:val="00E05797"/>
    <w:rsid w:val="00E05DDF"/>
    <w:rsid w:val="00E06A49"/>
    <w:rsid w:val="00E1100E"/>
    <w:rsid w:val="00E13490"/>
    <w:rsid w:val="00E16066"/>
    <w:rsid w:val="00E23071"/>
    <w:rsid w:val="00E2413E"/>
    <w:rsid w:val="00E24BBB"/>
    <w:rsid w:val="00E25E5B"/>
    <w:rsid w:val="00E27622"/>
    <w:rsid w:val="00E27E00"/>
    <w:rsid w:val="00E3037D"/>
    <w:rsid w:val="00E352BA"/>
    <w:rsid w:val="00E361C7"/>
    <w:rsid w:val="00E411E5"/>
    <w:rsid w:val="00E42640"/>
    <w:rsid w:val="00E46384"/>
    <w:rsid w:val="00E50CC9"/>
    <w:rsid w:val="00E52874"/>
    <w:rsid w:val="00E536C7"/>
    <w:rsid w:val="00E539EC"/>
    <w:rsid w:val="00E53B67"/>
    <w:rsid w:val="00E574D2"/>
    <w:rsid w:val="00E578FF"/>
    <w:rsid w:val="00E60C14"/>
    <w:rsid w:val="00E611D7"/>
    <w:rsid w:val="00E62D77"/>
    <w:rsid w:val="00E632CF"/>
    <w:rsid w:val="00E64772"/>
    <w:rsid w:val="00E66AC3"/>
    <w:rsid w:val="00E66BCA"/>
    <w:rsid w:val="00E671B0"/>
    <w:rsid w:val="00E711B6"/>
    <w:rsid w:val="00E72E24"/>
    <w:rsid w:val="00E77442"/>
    <w:rsid w:val="00E778B6"/>
    <w:rsid w:val="00E80655"/>
    <w:rsid w:val="00E83CA4"/>
    <w:rsid w:val="00E85A6B"/>
    <w:rsid w:val="00E85CA3"/>
    <w:rsid w:val="00E8701E"/>
    <w:rsid w:val="00E9025A"/>
    <w:rsid w:val="00E913F3"/>
    <w:rsid w:val="00E91C3F"/>
    <w:rsid w:val="00E94824"/>
    <w:rsid w:val="00E97A0C"/>
    <w:rsid w:val="00EA06C3"/>
    <w:rsid w:val="00EA129C"/>
    <w:rsid w:val="00EA6C3D"/>
    <w:rsid w:val="00EB0758"/>
    <w:rsid w:val="00EB0BCD"/>
    <w:rsid w:val="00EB4AA9"/>
    <w:rsid w:val="00EB626D"/>
    <w:rsid w:val="00EB6FBD"/>
    <w:rsid w:val="00EC564A"/>
    <w:rsid w:val="00EC6401"/>
    <w:rsid w:val="00ED175C"/>
    <w:rsid w:val="00ED2174"/>
    <w:rsid w:val="00ED27AC"/>
    <w:rsid w:val="00ED2ABE"/>
    <w:rsid w:val="00EE3BB1"/>
    <w:rsid w:val="00EF06F0"/>
    <w:rsid w:val="00EF1B19"/>
    <w:rsid w:val="00EF32B8"/>
    <w:rsid w:val="00EF34A3"/>
    <w:rsid w:val="00EF35EC"/>
    <w:rsid w:val="00EF42AB"/>
    <w:rsid w:val="00EF5945"/>
    <w:rsid w:val="00EF5F59"/>
    <w:rsid w:val="00EF71F7"/>
    <w:rsid w:val="00EF76B1"/>
    <w:rsid w:val="00F01550"/>
    <w:rsid w:val="00F038C4"/>
    <w:rsid w:val="00F055AB"/>
    <w:rsid w:val="00F057D6"/>
    <w:rsid w:val="00F05997"/>
    <w:rsid w:val="00F0600E"/>
    <w:rsid w:val="00F0772C"/>
    <w:rsid w:val="00F07D24"/>
    <w:rsid w:val="00F115CB"/>
    <w:rsid w:val="00F118D4"/>
    <w:rsid w:val="00F1368F"/>
    <w:rsid w:val="00F14FEB"/>
    <w:rsid w:val="00F203BE"/>
    <w:rsid w:val="00F22351"/>
    <w:rsid w:val="00F26335"/>
    <w:rsid w:val="00F31746"/>
    <w:rsid w:val="00F36F31"/>
    <w:rsid w:val="00F42587"/>
    <w:rsid w:val="00F4323E"/>
    <w:rsid w:val="00F43559"/>
    <w:rsid w:val="00F43667"/>
    <w:rsid w:val="00F4392A"/>
    <w:rsid w:val="00F460E7"/>
    <w:rsid w:val="00F47FD8"/>
    <w:rsid w:val="00F53EFF"/>
    <w:rsid w:val="00F5477C"/>
    <w:rsid w:val="00F56424"/>
    <w:rsid w:val="00F60200"/>
    <w:rsid w:val="00F63C34"/>
    <w:rsid w:val="00F662FB"/>
    <w:rsid w:val="00F67126"/>
    <w:rsid w:val="00F671E3"/>
    <w:rsid w:val="00F70F58"/>
    <w:rsid w:val="00F70FB1"/>
    <w:rsid w:val="00F71D7E"/>
    <w:rsid w:val="00F73356"/>
    <w:rsid w:val="00F84EC5"/>
    <w:rsid w:val="00F907A3"/>
    <w:rsid w:val="00F9143D"/>
    <w:rsid w:val="00F91EF8"/>
    <w:rsid w:val="00F9535D"/>
    <w:rsid w:val="00FA1382"/>
    <w:rsid w:val="00FA2652"/>
    <w:rsid w:val="00FA31AB"/>
    <w:rsid w:val="00FA64F3"/>
    <w:rsid w:val="00FB4A1B"/>
    <w:rsid w:val="00FB4F7D"/>
    <w:rsid w:val="00FC42CD"/>
    <w:rsid w:val="00FC4E53"/>
    <w:rsid w:val="00FC748F"/>
    <w:rsid w:val="00FD12AB"/>
    <w:rsid w:val="00FD1D86"/>
    <w:rsid w:val="00FD29C7"/>
    <w:rsid w:val="00FD41A2"/>
    <w:rsid w:val="00FD5E45"/>
    <w:rsid w:val="00FD6118"/>
    <w:rsid w:val="00FE09F9"/>
    <w:rsid w:val="00FE1C2C"/>
    <w:rsid w:val="00FE213D"/>
    <w:rsid w:val="00FE593B"/>
    <w:rsid w:val="00FE5D0E"/>
    <w:rsid w:val="00FF06D7"/>
    <w:rsid w:val="00FF0D15"/>
    <w:rsid w:val="00FF2060"/>
    <w:rsid w:val="00FF4B19"/>
    <w:rsid w:val="00FF5DB4"/>
    <w:rsid w:val="00FF6467"/>
    <w:rsid w:val="3AA894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F4338A"/>
  <w15:chartTrackingRefBased/>
  <w15:docId w15:val="{3F9C471B-7E4A-48AA-952C-1E9601E607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34083"/>
  </w:style>
  <w:style w:type="paragraph" w:styleId="Ttulo1">
    <w:name w:val="heading 1"/>
    <w:basedOn w:val="Normal"/>
    <w:next w:val="Normal"/>
    <w:link w:val="Ttulo1Char"/>
    <w:uiPriority w:val="9"/>
    <w:qFormat/>
    <w:rsid w:val="00FA2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FA2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FA2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A2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A2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A2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A2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A2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A2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A2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FA2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FA2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A265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A2652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A2652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A2652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A2652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A265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FA2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FA2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FA2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FA2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FA2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FA2652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FA2652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FA2652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A2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A2652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FA2652"/>
    <w:rPr>
      <w:b/>
      <w:bCs/>
      <w:smallCaps/>
      <w:color w:val="0F4761" w:themeColor="accent1" w:themeShade="BF"/>
      <w:spacing w:val="5"/>
    </w:rPr>
  </w:style>
  <w:style w:type="paragraph" w:styleId="Textodenotaderodap">
    <w:name w:val="footnote text"/>
    <w:basedOn w:val="Normal"/>
    <w:link w:val="TextodenotaderodapChar"/>
    <w:uiPriority w:val="99"/>
    <w:unhideWhenUsed/>
    <w:rsid w:val="00F05997"/>
    <w:pPr>
      <w:spacing w:after="0" w:line="240" w:lineRule="auto"/>
      <w:ind w:left="170" w:hanging="170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rsid w:val="00F05997"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sid w:val="00F05997"/>
    <w:rPr>
      <w:vertAlign w:val="superscript"/>
    </w:rPr>
  </w:style>
  <w:style w:type="character" w:styleId="Refdecomentrio">
    <w:name w:val="annotation reference"/>
    <w:basedOn w:val="Fontepargpadro"/>
    <w:uiPriority w:val="99"/>
    <w:semiHidden/>
    <w:unhideWhenUsed/>
    <w:rsid w:val="00BD71F2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BD71F2"/>
    <w:pPr>
      <w:spacing w:after="200" w:line="240" w:lineRule="auto"/>
      <w:ind w:left="170" w:hanging="170"/>
    </w:pPr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BD71F2"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01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8018B9"/>
  </w:style>
  <w:style w:type="paragraph" w:styleId="Rodap">
    <w:name w:val="footer"/>
    <w:basedOn w:val="Normal"/>
    <w:link w:val="RodapChar"/>
    <w:uiPriority w:val="99"/>
    <w:unhideWhenUsed/>
    <w:rsid w:val="008018B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8018B9"/>
  </w:style>
  <w:style w:type="character" w:styleId="Hyperlink">
    <w:name w:val="Hyperlink"/>
    <w:basedOn w:val="Fontepargpadro"/>
    <w:uiPriority w:val="99"/>
    <w:unhideWhenUsed/>
    <w:rsid w:val="00FC748F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C748F"/>
    <w:rPr>
      <w:color w:val="605E5C"/>
      <w:shd w:val="clear" w:color="auto" w:fill="E1DFDD"/>
    </w:rPr>
  </w:style>
  <w:style w:type="paragraph" w:styleId="Numerada">
    <w:name w:val="List Number"/>
    <w:basedOn w:val="Normal"/>
    <w:uiPriority w:val="99"/>
    <w:unhideWhenUsed/>
    <w:rsid w:val="000E6F5C"/>
    <w:pPr>
      <w:numPr>
        <w:numId w:val="2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Commarcadores">
    <w:name w:val="List Bullet"/>
    <w:basedOn w:val="Normal"/>
    <w:uiPriority w:val="99"/>
    <w:unhideWhenUsed/>
    <w:rsid w:val="00FA31AB"/>
    <w:pPr>
      <w:numPr>
        <w:numId w:val="3"/>
      </w:numPr>
      <w:spacing w:after="200" w:line="276" w:lineRule="auto"/>
      <w:contextualSpacing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53287"/>
    <w:pPr>
      <w:spacing w:after="160"/>
      <w:ind w:left="0" w:firstLine="0"/>
    </w:pPr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53287"/>
    <w:rPr>
      <w:b/>
      <w:bCs/>
      <w:sz w:val="20"/>
      <w:szCs w:val="20"/>
    </w:rPr>
  </w:style>
  <w:style w:type="table" w:styleId="Tabelacomgrade">
    <w:name w:val="Table Grid"/>
    <w:basedOn w:val="Tabelanormal"/>
    <w:uiPriority w:val="39"/>
    <w:rsid w:val="009B19D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FC4E53"/>
    <w:pPr>
      <w:spacing w:after="0" w:line="240" w:lineRule="auto"/>
    </w:pPr>
  </w:style>
  <w:style w:type="character" w:styleId="TextodoEspaoReservado">
    <w:name w:val="Placeholder Text"/>
    <w:basedOn w:val="Fontepargpadro"/>
    <w:uiPriority w:val="99"/>
    <w:semiHidden/>
    <w:rsid w:val="00FC4E53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FC4E53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866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7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42806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73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6210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999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7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0366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60731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086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560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71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38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730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36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14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57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3153866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29202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398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95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33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9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029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77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55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863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90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657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94584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698893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62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69349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3983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04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607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3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727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00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1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79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8203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67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7977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80680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96379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70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1607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9643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6899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755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19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35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910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132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269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2918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66888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107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76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507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446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29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114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324352">
                  <w:marLeft w:val="0"/>
                  <w:marRight w:val="-9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0154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3076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3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28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5171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5540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635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68799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63262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81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5646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231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491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60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4190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54222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8758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811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112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748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350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3069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85914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073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832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128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20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6484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1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0510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16071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64976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1183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26458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microsoft.com/office/2011/relationships/people" Target="people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2e8f048d-7d1d-4b70-a4a3-b9a77f58f64a">
  <we:reference id="WA200005502" version="1.0.0.11" store="pt-BR" storeType="omex"/>
  <we:alternateReferences>
    <we:reference id="WA200005502" version="1.0.0.11" store="pt-BR" storeType="omex"/>
  </we:alternateReferences>
  <we:properties>
    <we:property name="docId" value="&quot;-oSmkxBqM-nQzAfH2kd9_&quot;"/>
  </we:properties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1EF4E1-92E4-400D-80FE-4AF949C83B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439</Words>
  <Characters>2373</Characters>
  <Application>Microsoft Office Word</Application>
  <DocSecurity>0</DocSecurity>
  <Lines>19</Lines>
  <Paragraphs>5</Paragraphs>
  <ScaleCrop>false</ScaleCrop>
  <Company/>
  <LinksUpToDate>false</LinksUpToDate>
  <CharactersWithSpaces>2807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A NICOLAS</dc:creator>
  <cp:keywords/>
  <dc:description/>
  <cp:lastModifiedBy>Acacio Telechi</cp:lastModifiedBy>
  <cp:revision>2</cp:revision>
  <cp:lastPrinted>2024-11-12T14:46:00Z</cp:lastPrinted>
  <dcterms:created xsi:type="dcterms:W3CDTF">2025-08-18T21:11:00Z</dcterms:created>
  <dcterms:modified xsi:type="dcterms:W3CDTF">2025-08-18T21:11:00Z</dcterms:modified>
</cp:coreProperties>
</file>